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OhneLinien"/>
        <w:tblW w:w="5000" w:type="pct"/>
        <w:tblLook w:val="04A0" w:firstRow="1" w:lastRow="0" w:firstColumn="1" w:lastColumn="0" w:noHBand="0" w:noVBand="1"/>
      </w:tblPr>
      <w:tblGrid>
        <w:gridCol w:w="9027"/>
      </w:tblGrid>
      <w:tr w:rsidR="00CE5927" w:rsidRPr="00CB784C" w14:paraId="68E76821"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2122E2A5" w14:textId="46E22DD7" w:rsidR="00CE5927" w:rsidRPr="004F512A" w:rsidRDefault="00D31FA3" w:rsidP="008A0682">
            <w:pPr>
              <w:pStyle w:val="Title"/>
              <w:suppressAutoHyphens/>
              <w:spacing w:line="240" w:lineRule="auto"/>
            </w:pPr>
            <w:sdt>
              <w:sdtPr>
                <w:alias w:val="ArbeitTitel"/>
                <w:tag w:val="ArbeitTitel"/>
                <w:id w:val="448891"/>
                <w:placeholder>
                  <w:docPart w:val="92FAA8E8108ECF418C84CD1C78C07B73"/>
                </w:placeholder>
                <w:text w:multiLine="1"/>
              </w:sdtPr>
              <w:sdtEndPr/>
              <w:sdtContent>
                <w:r w:rsidR="00EF77D3" w:rsidRPr="004F512A">
                  <w:t>Annotating and Sequence Comparison of Drought-related Genes in the 8 Dent MAGIC Founders</w:t>
                </w:r>
              </w:sdtContent>
            </w:sdt>
            <w:r w:rsidR="00891845" w:rsidRPr="004F512A">
              <w:rPr>
                <w:noProof/>
              </w:rPr>
              <mc:AlternateContent>
                <mc:Choice Requires="wps">
                  <w:drawing>
                    <wp:anchor distT="0" distB="0" distL="114300" distR="114300" simplePos="0" relativeHeight="251666944" behindDoc="1" locked="0" layoutInCell="1" allowOverlap="1" wp14:anchorId="2302F8CC" wp14:editId="4DDA45E7">
                      <wp:simplePos x="0" y="0"/>
                      <wp:positionH relativeFrom="column">
                        <wp:posOffset>7604125</wp:posOffset>
                      </wp:positionH>
                      <wp:positionV relativeFrom="paragraph">
                        <wp:posOffset>-6966585</wp:posOffset>
                      </wp:positionV>
                      <wp:extent cx="2317750" cy="1572895"/>
                      <wp:effectExtent l="0" t="0" r="0" b="0"/>
                      <wp:wrapNone/>
                      <wp:docPr id="28"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14D64" id="Rectangle 19"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" fillcolor="#aea78d [2409]" stroked="f">
                      <v:fill opacity="29555f"/>
                      <v:path arrowok="t"/>
                    </v:rect>
                  </w:pict>
                </mc:Fallback>
              </mc:AlternateContent>
            </w:r>
            <w:r w:rsidR="00891845" w:rsidRPr="00CB784C">
              <w:rPr>
                <w:noProof/>
              </w:rPr>
              <mc:AlternateContent>
                <mc:Choice Requires="wps">
                  <w:drawing>
                    <wp:anchor distT="0" distB="0" distL="114300" distR="114300" simplePos="0" relativeHeight="251665920" behindDoc="0" locked="0" layoutInCell="1" allowOverlap="1" wp14:anchorId="316AD600" wp14:editId="4EFDBB10">
                      <wp:simplePos x="0" y="0"/>
                      <wp:positionH relativeFrom="column">
                        <wp:posOffset>5574665</wp:posOffset>
                      </wp:positionH>
                      <wp:positionV relativeFrom="paragraph">
                        <wp:posOffset>-6966585</wp:posOffset>
                      </wp:positionV>
                      <wp:extent cx="4867910" cy="252095"/>
                      <wp:effectExtent l="0" t="0" r="0" b="0"/>
                      <wp:wrapNone/>
                      <wp:docPr id="2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AE934B" id="Rectangle 18"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" fillcolor="#aea78d [2409]" stroked="f">
                      <v:fill opacity="29555f"/>
                      <v:path arrowok="t"/>
                    </v:rect>
                  </w:pict>
                </mc:Fallback>
              </mc:AlternateContent>
            </w:r>
          </w:p>
          <w:p w14:paraId="525D85EB" w14:textId="0366704A" w:rsidR="00CE5927" w:rsidRPr="004F512A" w:rsidRDefault="00D31FA3" w:rsidP="008A0682">
            <w:pPr>
              <w:pStyle w:val="Subtitle"/>
              <w:suppressAutoHyphens/>
              <w:spacing w:line="240" w:lineRule="auto"/>
            </w:pPr>
            <w:customXmlDelRangeStart w:id="0" w:author="Lin, Yan Cheng" w:date="2022-04-07T15:59:00Z"/>
            <w:sdt>
              <w:sdtPr>
                <w:alias w:val="ArbeitUntertitel"/>
                <w:tag w:val="ArbeitUntertitel"/>
                <w:id w:val="448894"/>
                <w:placeholder>
                  <w:docPart w:val="81648EE38CA92C44ADC779038618804B"/>
                </w:placeholder>
                <w:text w:multiLine="1"/>
              </w:sdtPr>
              <w:sdtEndPr/>
              <w:sdtContent>
                <w:customXmlDelRangeEnd w:id="0"/>
                <w:customXmlDelRangeStart w:id="1" w:author="Lin, Yan Cheng" w:date="2022-04-07T15:59:00Z"/>
              </w:sdtContent>
            </w:sdt>
            <w:customXmlDelRangeEnd w:id="1"/>
          </w:p>
        </w:tc>
      </w:tr>
      <w:tr w:rsidR="00CE5927" w:rsidRPr="005D06B4" w14:paraId="49044092" w14:textId="77777777" w:rsidTr="006D08BC">
        <w:trPr>
          <w:trHeight w:hRule="exact" w:val="6803"/>
        </w:trPr>
        <w:tc>
          <w:tcPr>
            <w:tcW w:w="8645" w:type="dxa"/>
            <w:vAlign w:val="top"/>
          </w:tcPr>
          <w:p w14:paraId="10929913" w14:textId="64E24D9D" w:rsidR="00CE5927" w:rsidRPr="00992272" w:rsidRDefault="004F4CBB" w:rsidP="008A0682">
            <w:pPr>
              <w:suppressAutoHyphens/>
            </w:pPr>
            <w:r w:rsidRPr="004F512A">
              <w:t>Practical Course</w:t>
            </w:r>
            <w:r w:rsidR="008C4B18" w:rsidRPr="004F512A">
              <w:t>: Computing for High</w:t>
            </w:r>
            <w:r w:rsidRPr="004F512A">
              <w:t>t</w:t>
            </w:r>
            <w:r w:rsidR="008C4B18" w:rsidRPr="004F512A">
              <w:t xml:space="preserve">hroughput </w:t>
            </w:r>
            <w:r w:rsidRPr="00992272">
              <w:t>B</w:t>
            </w:r>
            <w:r w:rsidR="008C4B18" w:rsidRPr="00992272">
              <w:t>iology</w:t>
            </w:r>
          </w:p>
          <w:sdt>
            <w:sdtPr>
              <w:alias w:val="Abschluss"/>
              <w:tag w:val="Abschluss"/>
              <w:id w:val="448898"/>
              <w:placeholder>
                <w:docPart w:val="ADAE467D31987B438E0C743A1CB0FDDE"/>
              </w:placeholder>
              <w:text/>
            </w:sdtPr>
            <w:sdtEndPr/>
            <w:sdtContent>
              <w:p w14:paraId="630734A2" w14:textId="3A50A60D" w:rsidR="00CE5927" w:rsidRPr="004F512A" w:rsidRDefault="00FF3930" w:rsidP="008A0682">
                <w:pPr>
                  <w:suppressAutoHyphens/>
                </w:pPr>
                <w:r w:rsidRPr="004F512A">
                  <w:t>M.Sc.</w:t>
                </w:r>
                <w:r w:rsidR="008C4B18" w:rsidRPr="004F512A">
                  <w:t xml:space="preserve"> Horticultural Science</w:t>
                </w:r>
              </w:p>
            </w:sdtContent>
          </w:sdt>
          <w:p w14:paraId="267B16AD" w14:textId="1EAA022C" w:rsidR="00CE5927" w:rsidRPr="005D06B4" w:rsidRDefault="00CE5927" w:rsidP="008A0682">
            <w:pPr>
              <w:suppressAutoHyphens/>
            </w:pPr>
            <w:r w:rsidRPr="005D06B4">
              <w:t>an</w:t>
            </w:r>
            <w:r w:rsidR="002B5724" w:rsidRPr="005D06B4">
              <w:t xml:space="preserve"> </w:t>
            </w:r>
            <w:sdt>
              <w:sdtPr>
                <w:alias w:val="Fakultät"/>
                <w:tag w:val="Fakultät"/>
                <w:id w:val="448937"/>
                <w:placeholder>
                  <w:docPart w:val="238B2FD974F6544A974BEC0F7B01623B"/>
                </w:placeholder>
                <w:text/>
              </w:sdtPr>
              <w:sdtEndPr/>
              <w:sdtContent>
                <w:r w:rsidR="009122CA" w:rsidRPr="005D06B4">
                  <w:t>TUM School of Life Sciences, Technischen Universität München</w:t>
                </w:r>
              </w:sdtContent>
            </w:sdt>
          </w:p>
          <w:p w14:paraId="5B21ACEF" w14:textId="406853F6" w:rsidR="00CE5927" w:rsidRPr="004F512A" w:rsidRDefault="00917AED" w:rsidP="008A0682">
            <w:pPr>
              <w:pStyle w:val="Deckblatt"/>
              <w:suppressAutoHyphens/>
              <w:spacing w:line="240" w:lineRule="auto"/>
              <w:rPr>
                <w:lang w:val="de-DE"/>
              </w:rPr>
            </w:pPr>
            <w:r w:rsidRPr="004F512A">
              <w:rPr>
                <w:rStyle w:val="Strong"/>
                <w:lang w:val="de-DE"/>
              </w:rPr>
              <w:t>Betreuer/</w:t>
            </w:r>
            <w:r w:rsidR="00231427" w:rsidRPr="00992272">
              <w:rPr>
                <w:rStyle w:val="Strong"/>
                <w:lang w:val="de-DE"/>
              </w:rPr>
              <w:t>-in</w:t>
            </w:r>
            <w:r w:rsidR="00CE5927" w:rsidRPr="00CB784C">
              <w:rPr>
                <w:lang w:val="de-DE"/>
              </w:rPr>
              <w:tab/>
            </w:r>
            <w:sdt>
              <w:sdtPr>
                <w:rPr>
                  <w:lang w:val="de-DE"/>
                </w:rPr>
                <w:alias w:val="Betreuer"/>
                <w:tag w:val="Betreuer"/>
                <w:id w:val="448941"/>
                <w:placeholder>
                  <w:docPart w:val="97C0DE09A169764E93F060D079FC534E"/>
                </w:placeholder>
                <w:text/>
              </w:sdtPr>
              <w:sdtEndPr/>
              <w:sdtContent>
                <w:r w:rsidR="002B5724" w:rsidRPr="002B5724">
                  <w:rPr>
                    <w:lang w:val="de-DE"/>
                  </w:rPr>
                  <w:t>Prof. Dr. Chris-Carolin Schön</w:t>
                </w:r>
              </w:sdtContent>
            </w:sdt>
          </w:p>
          <w:p w14:paraId="35F42E9B" w14:textId="69C85878" w:rsidR="00CE5927" w:rsidRPr="004F512A" w:rsidRDefault="00CE5927" w:rsidP="008A0682">
            <w:pPr>
              <w:pStyle w:val="Deckblatt"/>
              <w:suppressAutoHyphens/>
              <w:spacing w:line="240" w:lineRule="auto"/>
              <w:rPr>
                <w:lang w:val="de-DE"/>
              </w:rPr>
            </w:pPr>
            <w:r w:rsidRPr="004F512A">
              <w:rPr>
                <w:lang w:val="de-DE"/>
              </w:rPr>
              <w:tab/>
            </w:r>
            <w:sdt>
              <w:sdtPr>
                <w:rPr>
                  <w:lang w:val="de-DE"/>
                </w:rPr>
                <w:alias w:val="Lehrstuhl"/>
                <w:tag w:val="Lehrstuhl"/>
                <w:id w:val="448949"/>
                <w:placeholder>
                  <w:docPart w:val="03940FADEC072B41980C7FF458E43AB2"/>
                </w:placeholder>
                <w:text/>
              </w:sdtPr>
              <w:sdtEndPr/>
              <w:sdtContent>
                <w:r w:rsidR="002B5724" w:rsidRPr="002B5724">
                  <w:rPr>
                    <w:lang w:val="de-DE"/>
                  </w:rPr>
                  <w:t>Lehrstuhl für Pflanzenzüchtung</w:t>
                </w:r>
              </w:sdtContent>
            </w:sdt>
          </w:p>
          <w:p w14:paraId="73ACCBB8" w14:textId="2FCE2C8B" w:rsidR="00E86A45" w:rsidRPr="004F512A" w:rsidRDefault="00E86A45" w:rsidP="008A0682">
            <w:pPr>
              <w:pStyle w:val="Deckblatt"/>
              <w:suppressAutoHyphens/>
              <w:spacing w:line="240" w:lineRule="auto"/>
              <w:rPr>
                <w:lang w:val="de-DE"/>
              </w:rPr>
            </w:pPr>
            <w:r w:rsidRPr="004F512A">
              <w:rPr>
                <w:rStyle w:val="Strong"/>
                <w:lang w:val="de-DE"/>
              </w:rPr>
              <w:t>Aufgabensteller/-in</w:t>
            </w:r>
            <w:r w:rsidRPr="00CB784C">
              <w:rPr>
                <w:lang w:val="de-DE"/>
              </w:rPr>
              <w:tab/>
            </w:r>
            <w:sdt>
              <w:sdtPr>
                <w:rPr>
                  <w:lang w:val="de-DE"/>
                </w:rPr>
                <w:alias w:val="Aufgabensteller"/>
                <w:tag w:val="Aufgabensteller"/>
                <w:id w:val="165214671"/>
                <w:placeholder>
                  <w:docPart w:val="C58298D6356A214BBA40E71711AA9A52"/>
                </w:placeholder>
                <w:text/>
              </w:sdtPr>
              <w:sdtEndPr/>
              <w:sdtContent>
                <w:r w:rsidR="00912D41" w:rsidRPr="002B5724">
                  <w:rPr>
                    <w:lang w:val="de-DE"/>
                  </w:rPr>
                  <w:t>Dr. Manfred</w:t>
                </w:r>
                <w:r w:rsidR="00912D41">
                  <w:rPr>
                    <w:lang w:val="de-DE"/>
                  </w:rPr>
                  <w:t xml:space="preserve"> Mayer and Yan-Cheng Lin </w:t>
                </w:r>
              </w:sdtContent>
            </w:sdt>
          </w:p>
          <w:p w14:paraId="471042C3" w14:textId="3E040A3B" w:rsidR="00E86A45" w:rsidRPr="004F512A" w:rsidRDefault="00E86A45" w:rsidP="008A0682">
            <w:pPr>
              <w:pStyle w:val="Deckblatt"/>
              <w:suppressAutoHyphens/>
              <w:spacing w:line="240" w:lineRule="auto"/>
              <w:rPr>
                <w:lang w:val="de-DE"/>
              </w:rPr>
            </w:pPr>
            <w:r w:rsidRPr="004F512A">
              <w:rPr>
                <w:lang w:val="de-DE"/>
              </w:rPr>
              <w:tab/>
            </w:r>
            <w:sdt>
              <w:sdtPr>
                <w:rPr>
                  <w:lang w:val="de-DE"/>
                </w:rPr>
                <w:alias w:val="Lehrstuhl"/>
                <w:tag w:val="Lehrstuhl"/>
                <w:id w:val="-1671322546"/>
                <w:placeholder>
                  <w:docPart w:val="AE4430A41E6D0D4F85E7A5D91A602567"/>
                </w:placeholder>
                <w:text/>
              </w:sdtPr>
              <w:sdtEndPr/>
              <w:sdtContent>
                <w:r w:rsidR="002B5724" w:rsidRPr="002B5724">
                  <w:rPr>
                    <w:lang w:val="de-DE"/>
                  </w:rPr>
                  <w:t>Lehrstuhl für Pflanzenzüchtung</w:t>
                </w:r>
              </w:sdtContent>
            </w:sdt>
          </w:p>
          <w:p w14:paraId="55DE027D" w14:textId="77777777" w:rsidR="00CE5927" w:rsidRPr="004F512A" w:rsidRDefault="00CE5927" w:rsidP="008A0682">
            <w:pPr>
              <w:pStyle w:val="Deckblatt"/>
              <w:suppressAutoHyphens/>
              <w:spacing w:line="240" w:lineRule="auto"/>
              <w:ind w:left="0" w:firstLine="0"/>
              <w:rPr>
                <w:lang w:val="de-DE"/>
              </w:rPr>
            </w:pPr>
          </w:p>
          <w:p w14:paraId="41125279" w14:textId="64E0358C" w:rsidR="00CE5927" w:rsidRPr="004F512A" w:rsidRDefault="00CE5927" w:rsidP="008A0682">
            <w:pPr>
              <w:pStyle w:val="Deckblatt"/>
              <w:suppressAutoHyphens/>
              <w:spacing w:line="240" w:lineRule="auto"/>
              <w:rPr>
                <w:lang w:val="de-DE"/>
              </w:rPr>
            </w:pPr>
            <w:r w:rsidRPr="004F512A">
              <w:rPr>
                <w:rStyle w:val="Strong"/>
                <w:lang w:val="de-DE"/>
              </w:rPr>
              <w:t>Eingereicht von</w:t>
            </w:r>
            <w:r w:rsidRPr="00CB784C">
              <w:rPr>
                <w:lang w:val="de-DE"/>
              </w:rPr>
              <w:tab/>
            </w:r>
            <w:sdt>
              <w:sdtPr>
                <w:rPr>
                  <w:szCs w:val="24"/>
                  <w:shd w:val="clear" w:color="auto" w:fill="FFFFFF"/>
                  <w:lang w:val="de-DE"/>
                </w:rPr>
                <w:id w:val="164239410"/>
                <w:placeholder>
                  <w:docPart w:val="0ADCD89D180FE8498A884A447C6A7752"/>
                </w:placeholder>
                <w:text w:multiLine="1"/>
              </w:sdtPr>
              <w:sdtEndPr/>
              <w:sdtContent>
                <w:r w:rsidR="005E4FC4" w:rsidRPr="00095A6B">
                  <w:rPr>
                    <w:szCs w:val="24"/>
                    <w:shd w:val="clear" w:color="auto" w:fill="FFFFFF"/>
                    <w:lang w:val="de-DE"/>
                  </w:rPr>
                  <w:t>Liesel-Beckmann-Str. 2</w:t>
                </w:r>
                <w:r w:rsidR="005E4FC4" w:rsidRPr="00095A6B">
                  <w:rPr>
                    <w:szCs w:val="24"/>
                    <w:shd w:val="clear" w:color="auto" w:fill="FFFFFF"/>
                    <w:lang w:val="de-DE"/>
                  </w:rPr>
                  <w:br/>
                  <w:t>D-85354 Freising</w:t>
                </w:r>
                <w:r w:rsidR="005E4FC4" w:rsidRPr="00095A6B">
                  <w:rPr>
                    <w:szCs w:val="24"/>
                    <w:shd w:val="clear" w:color="auto" w:fill="FFFFFF"/>
                    <w:lang w:val="de-DE"/>
                  </w:rPr>
                  <w:br/>
                  <w:t>+49 8161 71-6144</w:t>
                </w:r>
              </w:sdtContent>
            </w:sdt>
          </w:p>
          <w:p w14:paraId="76F2B65C" w14:textId="77777777" w:rsidR="00474C37" w:rsidRPr="004F512A" w:rsidRDefault="00474C37" w:rsidP="008A0682">
            <w:pPr>
              <w:pStyle w:val="Deckblatt"/>
              <w:suppressAutoHyphens/>
              <w:spacing w:line="240" w:lineRule="auto"/>
              <w:rPr>
                <w:lang w:val="de-DE"/>
              </w:rPr>
            </w:pPr>
          </w:p>
          <w:p w14:paraId="584ACF6C" w14:textId="32509F3D" w:rsidR="00CE5927" w:rsidRPr="004F512A" w:rsidRDefault="00CE5927" w:rsidP="008A0682">
            <w:pPr>
              <w:pStyle w:val="Deckblatt"/>
              <w:suppressAutoHyphens/>
              <w:spacing w:line="240" w:lineRule="auto"/>
              <w:rPr>
                <w:lang w:val="de-DE"/>
              </w:rPr>
            </w:pPr>
            <w:r w:rsidRPr="004F512A">
              <w:rPr>
                <w:rStyle w:val="Strong"/>
                <w:lang w:val="de-DE"/>
              </w:rPr>
              <w:t>Eingereicht am</w:t>
            </w:r>
            <w:r w:rsidRPr="00CB784C">
              <w:rPr>
                <w:lang w:val="de-DE"/>
              </w:rPr>
              <w:tab/>
            </w:r>
            <w:sdt>
              <w:sdtPr>
                <w:rPr>
                  <w:rFonts w:asciiTheme="minorEastAsia" w:eastAsiaTheme="minorEastAsia" w:hAnsiTheme="minorEastAsia" w:hint="eastAsia"/>
                  <w:lang w:eastAsia="zh-TW"/>
                </w:rPr>
                <w:alias w:val="Ort"/>
                <w:tag w:val="Ort"/>
                <w:id w:val="34944486"/>
                <w:placeholder>
                  <w:docPart w:val="9274253D1A2A3F428DAFE813ACAC7435"/>
                </w:placeholder>
                <w:text/>
              </w:sdtPr>
              <w:sdtEndPr/>
              <w:sdtContent>
                <w:r w:rsidR="005D06B4" w:rsidRPr="007F010E">
                  <w:rPr>
                    <w:rStyle w:val="PlaceholderText"/>
                    <w:color w:val="auto"/>
                    <w:lang w:val="de-DE"/>
                  </w:rPr>
                  <w:t>F</w:t>
                </w:r>
                <w:r w:rsidR="005D06B4" w:rsidRPr="007F010E">
                  <w:rPr>
                    <w:rStyle w:val="PlaceholderText"/>
                    <w:color w:val="auto"/>
                  </w:rPr>
                  <w:t>reising</w:t>
                </w:r>
              </w:sdtContent>
            </w:sdt>
            <w:r w:rsidRPr="004F512A">
              <w:rPr>
                <w:lang w:val="de-DE"/>
              </w:rPr>
              <w:t xml:space="preserve">, den </w:t>
            </w:r>
            <w:sdt>
              <w:sdtPr>
                <w:alias w:val="Datum"/>
                <w:tag w:val="Datum"/>
                <w:id w:val="448971"/>
                <w:placeholder>
                  <w:docPart w:val="8DFA27FAFDE4404B84D524A9F15A54A8"/>
                </w:placeholder>
                <w:date w:fullDate="2022-04-08T00:00:00Z">
                  <w:dateFormat w:val="dd.MM.yyyy"/>
                  <w:lid w:val="de-DE"/>
                  <w:storeMappedDataAs w:val="dateTime"/>
                  <w:calendar w:val="gregorian"/>
                </w:date>
              </w:sdtPr>
              <w:sdtEndPr/>
              <w:sdtContent>
                <w:r w:rsidR="005D06B4">
                  <w:rPr>
                    <w:lang w:val="de-DE"/>
                  </w:rPr>
                  <w:t>08.04.2022</w:t>
                </w:r>
              </w:sdtContent>
            </w:sdt>
          </w:p>
        </w:tc>
      </w:tr>
    </w:tbl>
    <w:p w14:paraId="432DEED1" w14:textId="7B7B1EAE" w:rsidR="00CE5927" w:rsidRPr="00992272" w:rsidRDefault="00CE5927" w:rsidP="008A0682">
      <w:pPr>
        <w:rPr>
          <w:lang w:val="de-DE"/>
        </w:rPr>
        <w:sectPr w:rsidR="00CE5927" w:rsidRPr="00992272" w:rsidSect="0055034E">
          <w:footerReference w:type="even" r:id="rId8"/>
          <w:footerReference w:type="default" r:id="rId9"/>
          <w:headerReference w:type="first" r:id="rId10"/>
          <w:type w:val="continuous"/>
          <w:pgSz w:w="11907" w:h="16838"/>
          <w:pgMar w:top="1440" w:right="1440" w:bottom="1440" w:left="1440" w:header="1514" w:footer="652" w:gutter="0"/>
          <w:cols w:space="284"/>
          <w:formProt w:val="0"/>
          <w:titlePg/>
          <w:docGrid w:linePitch="360"/>
        </w:sectPr>
      </w:pPr>
    </w:p>
    <w:p w14:paraId="01B9C102" w14:textId="2ED7D3A7" w:rsidR="006D08BC" w:rsidRPr="00CB784C" w:rsidRDefault="004F512A" w:rsidP="008A0682">
      <w:pPr>
        <w:pStyle w:val="ListNumber"/>
        <w:spacing w:line="240" w:lineRule="auto"/>
        <w:rPr>
          <w:lang w:val="de-DE"/>
        </w:rPr>
      </w:pPr>
      <w:bookmarkStart w:id="2" w:name="_Toc100320913"/>
      <w:r w:rsidRPr="00992272">
        <w:rPr>
          <w:lang w:val="de-DE"/>
        </w:rPr>
        <w:lastRenderedPageBreak/>
        <w:t>Table of content</w:t>
      </w:r>
      <w:r w:rsidRPr="00CB784C">
        <w:rPr>
          <w:lang w:val="de-DE"/>
        </w:rPr>
        <w:t>s</w:t>
      </w:r>
      <w:r w:rsidR="004C77C9">
        <w:rPr>
          <w:lang w:val="de-DE"/>
        </w:rPr>
        <w:t>:</w:t>
      </w:r>
      <w:bookmarkEnd w:id="2"/>
    </w:p>
    <w:p w14:paraId="27EA9DA0" w14:textId="14CC4ED6" w:rsidR="007D7C19" w:rsidRDefault="004F512A">
      <w:pPr>
        <w:pStyle w:val="TOC4"/>
        <w:rPr>
          <w:rFonts w:asciiTheme="minorHAnsi" w:eastAsiaTheme="minorEastAsia" w:hAnsiTheme="minorHAnsi" w:cstheme="minorBidi"/>
          <w:noProof/>
          <w:sz w:val="24"/>
          <w:szCs w:val="24"/>
        </w:rPr>
      </w:pPr>
      <w:r>
        <w:rPr>
          <w:rFonts w:cs="Times New Roman"/>
        </w:rPr>
        <w:fldChar w:fldCharType="begin"/>
      </w:r>
      <w:r>
        <w:rPr>
          <w:rFonts w:cs="Times New Roman"/>
        </w:rPr>
        <w:instrText xml:space="preserve"> TOC \h \z \t "Kapitel I,1,Kapitel II,2,Kapitel III,3,Anhang,1,List Number,4" </w:instrText>
      </w:r>
      <w:r>
        <w:rPr>
          <w:rFonts w:cs="Times New Roman"/>
        </w:rPr>
        <w:fldChar w:fldCharType="separate"/>
      </w:r>
      <w:hyperlink w:anchor="_Toc100320913" w:history="1">
        <w:r w:rsidR="007D7C19" w:rsidRPr="00433976">
          <w:rPr>
            <w:rStyle w:val="Hyperlink"/>
            <w:noProof/>
            <w:lang w:val="de-DE"/>
          </w:rPr>
          <w:t>I.</w:t>
        </w:r>
        <w:r w:rsidR="007D7C19">
          <w:rPr>
            <w:rFonts w:asciiTheme="minorHAnsi" w:eastAsiaTheme="minorEastAsia" w:hAnsiTheme="minorHAnsi" w:cstheme="minorBidi"/>
            <w:noProof/>
            <w:sz w:val="24"/>
            <w:szCs w:val="24"/>
          </w:rPr>
          <w:tab/>
        </w:r>
        <w:r w:rsidR="007D7C19" w:rsidRPr="00433976">
          <w:rPr>
            <w:rStyle w:val="Hyperlink"/>
            <w:noProof/>
            <w:lang w:val="de-DE"/>
          </w:rPr>
          <w:t>Table of contents:</w:t>
        </w:r>
        <w:r w:rsidR="007D7C19">
          <w:rPr>
            <w:noProof/>
            <w:webHidden/>
          </w:rPr>
          <w:tab/>
        </w:r>
        <w:r w:rsidR="007D7C19">
          <w:rPr>
            <w:noProof/>
            <w:webHidden/>
          </w:rPr>
          <w:fldChar w:fldCharType="begin"/>
        </w:r>
        <w:r w:rsidR="007D7C19">
          <w:rPr>
            <w:noProof/>
            <w:webHidden/>
          </w:rPr>
          <w:instrText xml:space="preserve"> PAGEREF _Toc100320913 \h </w:instrText>
        </w:r>
        <w:r w:rsidR="007D7C19">
          <w:rPr>
            <w:noProof/>
            <w:webHidden/>
          </w:rPr>
        </w:r>
        <w:r w:rsidR="007D7C19">
          <w:rPr>
            <w:noProof/>
            <w:webHidden/>
          </w:rPr>
          <w:fldChar w:fldCharType="separate"/>
        </w:r>
        <w:r w:rsidR="007D7C19">
          <w:rPr>
            <w:noProof/>
            <w:webHidden/>
          </w:rPr>
          <w:t>iii</w:t>
        </w:r>
        <w:r w:rsidR="007D7C19">
          <w:rPr>
            <w:noProof/>
            <w:webHidden/>
          </w:rPr>
          <w:fldChar w:fldCharType="end"/>
        </w:r>
      </w:hyperlink>
    </w:p>
    <w:p w14:paraId="6EADD060" w14:textId="57B99242" w:rsidR="007D7C19" w:rsidRDefault="007D7C19">
      <w:pPr>
        <w:pStyle w:val="TOC4"/>
        <w:rPr>
          <w:rFonts w:asciiTheme="minorHAnsi" w:eastAsiaTheme="minorEastAsia" w:hAnsiTheme="minorHAnsi" w:cstheme="minorBidi"/>
          <w:noProof/>
          <w:sz w:val="24"/>
          <w:szCs w:val="24"/>
        </w:rPr>
      </w:pPr>
      <w:hyperlink w:anchor="_Toc100320914" w:history="1">
        <w:r w:rsidRPr="00433976">
          <w:rPr>
            <w:rStyle w:val="Hyperlink"/>
            <w:noProof/>
          </w:rPr>
          <w:t>II.</w:t>
        </w:r>
        <w:r>
          <w:rPr>
            <w:rFonts w:asciiTheme="minorHAnsi" w:eastAsiaTheme="minorEastAsia" w:hAnsiTheme="minorHAnsi" w:cstheme="minorBidi"/>
            <w:noProof/>
            <w:sz w:val="24"/>
            <w:szCs w:val="24"/>
          </w:rPr>
          <w:tab/>
        </w:r>
        <w:r w:rsidRPr="00433976">
          <w:rPr>
            <w:rStyle w:val="Hyperlink"/>
            <w:noProof/>
          </w:rPr>
          <w:t>Figures:</w:t>
        </w:r>
        <w:r>
          <w:rPr>
            <w:noProof/>
            <w:webHidden/>
          </w:rPr>
          <w:tab/>
        </w:r>
        <w:r>
          <w:rPr>
            <w:noProof/>
            <w:webHidden/>
          </w:rPr>
          <w:fldChar w:fldCharType="begin"/>
        </w:r>
        <w:r>
          <w:rPr>
            <w:noProof/>
            <w:webHidden/>
          </w:rPr>
          <w:instrText xml:space="preserve"> PAGEREF _Toc100320914 \h </w:instrText>
        </w:r>
        <w:r>
          <w:rPr>
            <w:noProof/>
            <w:webHidden/>
          </w:rPr>
        </w:r>
        <w:r>
          <w:rPr>
            <w:noProof/>
            <w:webHidden/>
          </w:rPr>
          <w:fldChar w:fldCharType="separate"/>
        </w:r>
        <w:r>
          <w:rPr>
            <w:noProof/>
            <w:webHidden/>
          </w:rPr>
          <w:t>iv</w:t>
        </w:r>
        <w:r>
          <w:rPr>
            <w:noProof/>
            <w:webHidden/>
          </w:rPr>
          <w:fldChar w:fldCharType="end"/>
        </w:r>
      </w:hyperlink>
    </w:p>
    <w:p w14:paraId="1D1FD722" w14:textId="4C886F64" w:rsidR="007D7C19" w:rsidRDefault="007D7C19">
      <w:pPr>
        <w:pStyle w:val="TOC4"/>
        <w:rPr>
          <w:rFonts w:asciiTheme="minorHAnsi" w:eastAsiaTheme="minorEastAsia" w:hAnsiTheme="minorHAnsi" w:cstheme="minorBidi"/>
          <w:noProof/>
          <w:sz w:val="24"/>
          <w:szCs w:val="24"/>
        </w:rPr>
      </w:pPr>
      <w:hyperlink w:anchor="_Toc100320915" w:history="1">
        <w:r w:rsidRPr="00433976">
          <w:rPr>
            <w:rStyle w:val="Hyperlink"/>
            <w:noProof/>
          </w:rPr>
          <w:t>III.</w:t>
        </w:r>
        <w:r>
          <w:rPr>
            <w:rFonts w:asciiTheme="minorHAnsi" w:eastAsiaTheme="minorEastAsia" w:hAnsiTheme="minorHAnsi" w:cstheme="minorBidi"/>
            <w:noProof/>
            <w:sz w:val="24"/>
            <w:szCs w:val="24"/>
          </w:rPr>
          <w:tab/>
        </w:r>
        <w:r w:rsidRPr="00433976">
          <w:rPr>
            <w:rStyle w:val="Hyperlink"/>
            <w:noProof/>
          </w:rPr>
          <w:t>Tables:</w:t>
        </w:r>
        <w:r>
          <w:rPr>
            <w:noProof/>
            <w:webHidden/>
          </w:rPr>
          <w:tab/>
        </w:r>
        <w:r>
          <w:rPr>
            <w:noProof/>
            <w:webHidden/>
          </w:rPr>
          <w:fldChar w:fldCharType="begin"/>
        </w:r>
        <w:r>
          <w:rPr>
            <w:noProof/>
            <w:webHidden/>
          </w:rPr>
          <w:instrText xml:space="preserve"> PAGEREF _Toc100320915 \h </w:instrText>
        </w:r>
        <w:r>
          <w:rPr>
            <w:noProof/>
            <w:webHidden/>
          </w:rPr>
        </w:r>
        <w:r>
          <w:rPr>
            <w:noProof/>
            <w:webHidden/>
          </w:rPr>
          <w:fldChar w:fldCharType="separate"/>
        </w:r>
        <w:r>
          <w:rPr>
            <w:noProof/>
            <w:webHidden/>
          </w:rPr>
          <w:t>v</w:t>
        </w:r>
        <w:r>
          <w:rPr>
            <w:noProof/>
            <w:webHidden/>
          </w:rPr>
          <w:fldChar w:fldCharType="end"/>
        </w:r>
      </w:hyperlink>
    </w:p>
    <w:p w14:paraId="698CE853" w14:textId="3F3C0BEC" w:rsidR="007D7C19" w:rsidRDefault="007D7C19">
      <w:pPr>
        <w:pStyle w:val="TOC4"/>
        <w:rPr>
          <w:rFonts w:asciiTheme="minorHAnsi" w:eastAsiaTheme="minorEastAsia" w:hAnsiTheme="minorHAnsi" w:cstheme="minorBidi"/>
          <w:noProof/>
          <w:sz w:val="24"/>
          <w:szCs w:val="24"/>
        </w:rPr>
      </w:pPr>
      <w:hyperlink w:anchor="_Toc100320916" w:history="1">
        <w:r w:rsidRPr="00433976">
          <w:rPr>
            <w:rStyle w:val="Hyperlink"/>
            <w:noProof/>
          </w:rPr>
          <w:t>IV.</w:t>
        </w:r>
        <w:r>
          <w:rPr>
            <w:rFonts w:asciiTheme="minorHAnsi" w:eastAsiaTheme="minorEastAsia" w:hAnsiTheme="minorHAnsi" w:cstheme="minorBidi"/>
            <w:noProof/>
            <w:sz w:val="24"/>
            <w:szCs w:val="24"/>
          </w:rPr>
          <w:tab/>
        </w:r>
        <w:r w:rsidRPr="00433976">
          <w:rPr>
            <w:rStyle w:val="Hyperlink"/>
            <w:noProof/>
          </w:rPr>
          <w:t>Abbreviations:</w:t>
        </w:r>
        <w:r>
          <w:rPr>
            <w:noProof/>
            <w:webHidden/>
          </w:rPr>
          <w:tab/>
        </w:r>
        <w:r>
          <w:rPr>
            <w:noProof/>
            <w:webHidden/>
          </w:rPr>
          <w:fldChar w:fldCharType="begin"/>
        </w:r>
        <w:r>
          <w:rPr>
            <w:noProof/>
            <w:webHidden/>
          </w:rPr>
          <w:instrText xml:space="preserve"> PAGEREF _Toc100320916 \h </w:instrText>
        </w:r>
        <w:r>
          <w:rPr>
            <w:noProof/>
            <w:webHidden/>
          </w:rPr>
        </w:r>
        <w:r>
          <w:rPr>
            <w:noProof/>
            <w:webHidden/>
          </w:rPr>
          <w:fldChar w:fldCharType="separate"/>
        </w:r>
        <w:r>
          <w:rPr>
            <w:noProof/>
            <w:webHidden/>
          </w:rPr>
          <w:t>v</w:t>
        </w:r>
        <w:r>
          <w:rPr>
            <w:noProof/>
            <w:webHidden/>
          </w:rPr>
          <w:fldChar w:fldCharType="end"/>
        </w:r>
      </w:hyperlink>
    </w:p>
    <w:p w14:paraId="5DB9A219" w14:textId="4949B9D0"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17" w:history="1">
        <w:r w:rsidRPr="00433976">
          <w:rPr>
            <w:rStyle w:val="Hyperlink"/>
            <w:noProof/>
          </w:rPr>
          <w:t>1.</w:t>
        </w:r>
        <w:r>
          <w:rPr>
            <w:rFonts w:asciiTheme="minorHAnsi" w:eastAsiaTheme="minorEastAsia" w:hAnsiTheme="minorHAnsi" w:cstheme="minorBidi"/>
            <w:b w:val="0"/>
            <w:bCs w:val="0"/>
            <w:i w:val="0"/>
            <w:iCs w:val="0"/>
            <w:noProof/>
          </w:rPr>
          <w:tab/>
        </w:r>
        <w:r w:rsidRPr="00433976">
          <w:rPr>
            <w:rStyle w:val="Hyperlink"/>
            <w:noProof/>
          </w:rPr>
          <w:t>Introduction:</w:t>
        </w:r>
        <w:r>
          <w:rPr>
            <w:noProof/>
            <w:webHidden/>
          </w:rPr>
          <w:tab/>
        </w:r>
        <w:r>
          <w:rPr>
            <w:noProof/>
            <w:webHidden/>
          </w:rPr>
          <w:fldChar w:fldCharType="begin"/>
        </w:r>
        <w:r>
          <w:rPr>
            <w:noProof/>
            <w:webHidden/>
          </w:rPr>
          <w:instrText xml:space="preserve"> PAGEREF _Toc100320917 \h </w:instrText>
        </w:r>
        <w:r>
          <w:rPr>
            <w:noProof/>
            <w:webHidden/>
          </w:rPr>
        </w:r>
        <w:r>
          <w:rPr>
            <w:noProof/>
            <w:webHidden/>
          </w:rPr>
          <w:fldChar w:fldCharType="separate"/>
        </w:r>
        <w:r>
          <w:rPr>
            <w:noProof/>
            <w:webHidden/>
          </w:rPr>
          <w:t>1</w:t>
        </w:r>
        <w:r>
          <w:rPr>
            <w:noProof/>
            <w:webHidden/>
          </w:rPr>
          <w:fldChar w:fldCharType="end"/>
        </w:r>
      </w:hyperlink>
    </w:p>
    <w:p w14:paraId="358C9324" w14:textId="62B3297A"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18" w:history="1">
        <w:r w:rsidRPr="00433976">
          <w:rPr>
            <w:rStyle w:val="Hyperlink"/>
            <w:noProof/>
          </w:rPr>
          <w:t>2.</w:t>
        </w:r>
        <w:r>
          <w:rPr>
            <w:rFonts w:asciiTheme="minorHAnsi" w:eastAsiaTheme="minorEastAsia" w:hAnsiTheme="minorHAnsi" w:cstheme="minorBidi"/>
            <w:b w:val="0"/>
            <w:bCs w:val="0"/>
            <w:i w:val="0"/>
            <w:iCs w:val="0"/>
            <w:noProof/>
          </w:rPr>
          <w:tab/>
        </w:r>
        <w:r w:rsidRPr="00433976">
          <w:rPr>
            <w:rStyle w:val="Hyperlink"/>
            <w:noProof/>
          </w:rPr>
          <w:t>Materials and Methods:</w:t>
        </w:r>
        <w:r>
          <w:rPr>
            <w:noProof/>
            <w:webHidden/>
          </w:rPr>
          <w:tab/>
        </w:r>
        <w:r>
          <w:rPr>
            <w:noProof/>
            <w:webHidden/>
          </w:rPr>
          <w:fldChar w:fldCharType="begin"/>
        </w:r>
        <w:r>
          <w:rPr>
            <w:noProof/>
            <w:webHidden/>
          </w:rPr>
          <w:instrText xml:space="preserve"> PAGEREF _Toc100320918 \h </w:instrText>
        </w:r>
        <w:r>
          <w:rPr>
            <w:noProof/>
            <w:webHidden/>
          </w:rPr>
        </w:r>
        <w:r>
          <w:rPr>
            <w:noProof/>
            <w:webHidden/>
          </w:rPr>
          <w:fldChar w:fldCharType="separate"/>
        </w:r>
        <w:r>
          <w:rPr>
            <w:noProof/>
            <w:webHidden/>
          </w:rPr>
          <w:t>3</w:t>
        </w:r>
        <w:r>
          <w:rPr>
            <w:noProof/>
            <w:webHidden/>
          </w:rPr>
          <w:fldChar w:fldCharType="end"/>
        </w:r>
      </w:hyperlink>
    </w:p>
    <w:p w14:paraId="6CF5A1CB" w14:textId="477E3A7F"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19" w:history="1">
        <w:r w:rsidRPr="00433976">
          <w:rPr>
            <w:rStyle w:val="Hyperlink"/>
            <w:noProof/>
          </w:rPr>
          <w:t>2.1.</w:t>
        </w:r>
        <w:r>
          <w:rPr>
            <w:rFonts w:asciiTheme="minorHAnsi" w:eastAsiaTheme="minorEastAsia" w:hAnsiTheme="minorHAnsi" w:cstheme="minorBidi"/>
            <w:b w:val="0"/>
            <w:bCs w:val="0"/>
            <w:noProof/>
          </w:rPr>
          <w:tab/>
        </w:r>
        <w:r w:rsidRPr="00433976">
          <w:rPr>
            <w:rStyle w:val="Hyperlink"/>
            <w:noProof/>
          </w:rPr>
          <w:t>Genome assembly:</w:t>
        </w:r>
        <w:r>
          <w:rPr>
            <w:noProof/>
            <w:webHidden/>
          </w:rPr>
          <w:tab/>
        </w:r>
        <w:r>
          <w:rPr>
            <w:noProof/>
            <w:webHidden/>
          </w:rPr>
          <w:fldChar w:fldCharType="begin"/>
        </w:r>
        <w:r>
          <w:rPr>
            <w:noProof/>
            <w:webHidden/>
          </w:rPr>
          <w:instrText xml:space="preserve"> PAGEREF _Toc100320919 \h </w:instrText>
        </w:r>
        <w:r>
          <w:rPr>
            <w:noProof/>
            <w:webHidden/>
          </w:rPr>
        </w:r>
        <w:r>
          <w:rPr>
            <w:noProof/>
            <w:webHidden/>
          </w:rPr>
          <w:fldChar w:fldCharType="separate"/>
        </w:r>
        <w:r>
          <w:rPr>
            <w:noProof/>
            <w:webHidden/>
          </w:rPr>
          <w:t>3</w:t>
        </w:r>
        <w:r>
          <w:rPr>
            <w:noProof/>
            <w:webHidden/>
          </w:rPr>
          <w:fldChar w:fldCharType="end"/>
        </w:r>
      </w:hyperlink>
    </w:p>
    <w:p w14:paraId="264CE128" w14:textId="62A3956C"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0" w:history="1">
        <w:r w:rsidRPr="00433976">
          <w:rPr>
            <w:rStyle w:val="Hyperlink"/>
            <w:noProof/>
          </w:rPr>
          <w:t>2.2.</w:t>
        </w:r>
        <w:r>
          <w:rPr>
            <w:rFonts w:asciiTheme="minorHAnsi" w:eastAsiaTheme="minorEastAsia" w:hAnsiTheme="minorHAnsi" w:cstheme="minorBidi"/>
            <w:b w:val="0"/>
            <w:bCs w:val="0"/>
            <w:noProof/>
          </w:rPr>
          <w:tab/>
        </w:r>
        <w:r w:rsidRPr="00433976">
          <w:rPr>
            <w:rStyle w:val="Hyperlink"/>
            <w:noProof/>
          </w:rPr>
          <w:t>Target genes:</w:t>
        </w:r>
        <w:r>
          <w:rPr>
            <w:noProof/>
            <w:webHidden/>
          </w:rPr>
          <w:tab/>
        </w:r>
        <w:r>
          <w:rPr>
            <w:noProof/>
            <w:webHidden/>
          </w:rPr>
          <w:fldChar w:fldCharType="begin"/>
        </w:r>
        <w:r>
          <w:rPr>
            <w:noProof/>
            <w:webHidden/>
          </w:rPr>
          <w:instrText xml:space="preserve"> PAGEREF _Toc100320920 \h </w:instrText>
        </w:r>
        <w:r>
          <w:rPr>
            <w:noProof/>
            <w:webHidden/>
          </w:rPr>
        </w:r>
        <w:r>
          <w:rPr>
            <w:noProof/>
            <w:webHidden/>
          </w:rPr>
          <w:fldChar w:fldCharType="separate"/>
        </w:r>
        <w:r>
          <w:rPr>
            <w:noProof/>
            <w:webHidden/>
          </w:rPr>
          <w:t>5</w:t>
        </w:r>
        <w:r>
          <w:rPr>
            <w:noProof/>
            <w:webHidden/>
          </w:rPr>
          <w:fldChar w:fldCharType="end"/>
        </w:r>
      </w:hyperlink>
    </w:p>
    <w:p w14:paraId="6E669179" w14:textId="38A2D44E"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1" w:history="1">
        <w:r w:rsidRPr="00433976">
          <w:rPr>
            <w:rStyle w:val="Hyperlink"/>
            <w:noProof/>
          </w:rPr>
          <w:t>2.3.</w:t>
        </w:r>
        <w:r>
          <w:rPr>
            <w:rFonts w:asciiTheme="minorHAnsi" w:eastAsiaTheme="minorEastAsia" w:hAnsiTheme="minorHAnsi" w:cstheme="minorBidi"/>
            <w:b w:val="0"/>
            <w:bCs w:val="0"/>
            <w:noProof/>
          </w:rPr>
          <w:tab/>
        </w:r>
        <w:r w:rsidRPr="00433976">
          <w:rPr>
            <w:rStyle w:val="Hyperlink"/>
            <w:noProof/>
          </w:rPr>
          <w:t>Workflow description:</w:t>
        </w:r>
        <w:r>
          <w:rPr>
            <w:noProof/>
            <w:webHidden/>
          </w:rPr>
          <w:tab/>
        </w:r>
        <w:r>
          <w:rPr>
            <w:noProof/>
            <w:webHidden/>
          </w:rPr>
          <w:fldChar w:fldCharType="begin"/>
        </w:r>
        <w:r>
          <w:rPr>
            <w:noProof/>
            <w:webHidden/>
          </w:rPr>
          <w:instrText xml:space="preserve"> PAGEREF _Toc100320921 \h </w:instrText>
        </w:r>
        <w:r>
          <w:rPr>
            <w:noProof/>
            <w:webHidden/>
          </w:rPr>
        </w:r>
        <w:r>
          <w:rPr>
            <w:noProof/>
            <w:webHidden/>
          </w:rPr>
          <w:fldChar w:fldCharType="separate"/>
        </w:r>
        <w:r>
          <w:rPr>
            <w:noProof/>
            <w:webHidden/>
          </w:rPr>
          <w:t>6</w:t>
        </w:r>
        <w:r>
          <w:rPr>
            <w:noProof/>
            <w:webHidden/>
          </w:rPr>
          <w:fldChar w:fldCharType="end"/>
        </w:r>
      </w:hyperlink>
    </w:p>
    <w:p w14:paraId="6FE7B5E8" w14:textId="013AB50F"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2" w:history="1">
        <w:r w:rsidRPr="00433976">
          <w:rPr>
            <w:rStyle w:val="Hyperlink"/>
            <w:noProof/>
          </w:rPr>
          <w:t>2.4.</w:t>
        </w:r>
        <w:r>
          <w:rPr>
            <w:rFonts w:asciiTheme="minorHAnsi" w:eastAsiaTheme="minorEastAsia" w:hAnsiTheme="minorHAnsi" w:cstheme="minorBidi"/>
            <w:b w:val="0"/>
            <w:bCs w:val="0"/>
            <w:noProof/>
          </w:rPr>
          <w:tab/>
        </w:r>
        <w:r w:rsidRPr="00433976">
          <w:rPr>
            <w:rStyle w:val="Hyperlink"/>
            <w:noProof/>
          </w:rPr>
          <w:t>Gene annotation:</w:t>
        </w:r>
        <w:r>
          <w:rPr>
            <w:noProof/>
            <w:webHidden/>
          </w:rPr>
          <w:tab/>
        </w:r>
        <w:r>
          <w:rPr>
            <w:noProof/>
            <w:webHidden/>
          </w:rPr>
          <w:fldChar w:fldCharType="begin"/>
        </w:r>
        <w:r>
          <w:rPr>
            <w:noProof/>
            <w:webHidden/>
          </w:rPr>
          <w:instrText xml:space="preserve"> PAGEREF _Toc100320922 \h </w:instrText>
        </w:r>
        <w:r>
          <w:rPr>
            <w:noProof/>
            <w:webHidden/>
          </w:rPr>
        </w:r>
        <w:r>
          <w:rPr>
            <w:noProof/>
            <w:webHidden/>
          </w:rPr>
          <w:fldChar w:fldCharType="separate"/>
        </w:r>
        <w:r>
          <w:rPr>
            <w:noProof/>
            <w:webHidden/>
          </w:rPr>
          <w:t>8</w:t>
        </w:r>
        <w:r>
          <w:rPr>
            <w:noProof/>
            <w:webHidden/>
          </w:rPr>
          <w:fldChar w:fldCharType="end"/>
        </w:r>
      </w:hyperlink>
    </w:p>
    <w:p w14:paraId="273A754D" w14:textId="5E7BEB28"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3" w:history="1">
        <w:r w:rsidRPr="00433976">
          <w:rPr>
            <w:rStyle w:val="Hyperlink"/>
            <w:noProof/>
          </w:rPr>
          <w:t>2.5.</w:t>
        </w:r>
        <w:r>
          <w:rPr>
            <w:rFonts w:asciiTheme="minorHAnsi" w:eastAsiaTheme="minorEastAsia" w:hAnsiTheme="minorHAnsi" w:cstheme="minorBidi"/>
            <w:b w:val="0"/>
            <w:bCs w:val="0"/>
            <w:noProof/>
          </w:rPr>
          <w:tab/>
        </w:r>
        <w:r w:rsidRPr="00433976">
          <w:rPr>
            <w:rStyle w:val="Hyperlink"/>
            <w:noProof/>
          </w:rPr>
          <w:t>Sequence extraction and manipulation:</w:t>
        </w:r>
        <w:r>
          <w:rPr>
            <w:noProof/>
            <w:webHidden/>
          </w:rPr>
          <w:tab/>
        </w:r>
        <w:r>
          <w:rPr>
            <w:noProof/>
            <w:webHidden/>
          </w:rPr>
          <w:fldChar w:fldCharType="begin"/>
        </w:r>
        <w:r>
          <w:rPr>
            <w:noProof/>
            <w:webHidden/>
          </w:rPr>
          <w:instrText xml:space="preserve"> PAGEREF _Toc100320923 \h </w:instrText>
        </w:r>
        <w:r>
          <w:rPr>
            <w:noProof/>
            <w:webHidden/>
          </w:rPr>
        </w:r>
        <w:r>
          <w:rPr>
            <w:noProof/>
            <w:webHidden/>
          </w:rPr>
          <w:fldChar w:fldCharType="separate"/>
        </w:r>
        <w:r>
          <w:rPr>
            <w:noProof/>
            <w:webHidden/>
          </w:rPr>
          <w:t>8</w:t>
        </w:r>
        <w:r>
          <w:rPr>
            <w:noProof/>
            <w:webHidden/>
          </w:rPr>
          <w:fldChar w:fldCharType="end"/>
        </w:r>
      </w:hyperlink>
    </w:p>
    <w:p w14:paraId="08B2D3BB" w14:textId="544758C2"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4" w:history="1">
        <w:r w:rsidRPr="00433976">
          <w:rPr>
            <w:rStyle w:val="Hyperlink"/>
            <w:noProof/>
          </w:rPr>
          <w:t>2.6.</w:t>
        </w:r>
        <w:r>
          <w:rPr>
            <w:rFonts w:asciiTheme="minorHAnsi" w:eastAsiaTheme="minorEastAsia" w:hAnsiTheme="minorHAnsi" w:cstheme="minorBidi"/>
            <w:b w:val="0"/>
            <w:bCs w:val="0"/>
            <w:noProof/>
          </w:rPr>
          <w:tab/>
        </w:r>
        <w:r w:rsidRPr="00433976">
          <w:rPr>
            <w:rStyle w:val="Hyperlink"/>
            <w:noProof/>
          </w:rPr>
          <w:t>Multiple sequence alignment:</w:t>
        </w:r>
        <w:r>
          <w:rPr>
            <w:noProof/>
            <w:webHidden/>
          </w:rPr>
          <w:tab/>
        </w:r>
        <w:r>
          <w:rPr>
            <w:noProof/>
            <w:webHidden/>
          </w:rPr>
          <w:fldChar w:fldCharType="begin"/>
        </w:r>
        <w:r>
          <w:rPr>
            <w:noProof/>
            <w:webHidden/>
          </w:rPr>
          <w:instrText xml:space="preserve"> PAGEREF _Toc100320924 \h </w:instrText>
        </w:r>
        <w:r>
          <w:rPr>
            <w:noProof/>
            <w:webHidden/>
          </w:rPr>
        </w:r>
        <w:r>
          <w:rPr>
            <w:noProof/>
            <w:webHidden/>
          </w:rPr>
          <w:fldChar w:fldCharType="separate"/>
        </w:r>
        <w:r>
          <w:rPr>
            <w:noProof/>
            <w:webHidden/>
          </w:rPr>
          <w:t>8</w:t>
        </w:r>
        <w:r>
          <w:rPr>
            <w:noProof/>
            <w:webHidden/>
          </w:rPr>
          <w:fldChar w:fldCharType="end"/>
        </w:r>
      </w:hyperlink>
    </w:p>
    <w:p w14:paraId="4F716EB8" w14:textId="3EC5BAFD"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25" w:history="1">
        <w:r w:rsidRPr="00433976">
          <w:rPr>
            <w:rStyle w:val="Hyperlink"/>
            <w:noProof/>
          </w:rPr>
          <w:t>3.</w:t>
        </w:r>
        <w:r>
          <w:rPr>
            <w:rFonts w:asciiTheme="minorHAnsi" w:eastAsiaTheme="minorEastAsia" w:hAnsiTheme="minorHAnsi" w:cstheme="minorBidi"/>
            <w:b w:val="0"/>
            <w:bCs w:val="0"/>
            <w:i w:val="0"/>
            <w:iCs w:val="0"/>
            <w:noProof/>
          </w:rPr>
          <w:tab/>
        </w:r>
        <w:r w:rsidRPr="00433976">
          <w:rPr>
            <w:rStyle w:val="Hyperlink"/>
            <w:noProof/>
          </w:rPr>
          <w:t>Results:</w:t>
        </w:r>
        <w:r>
          <w:rPr>
            <w:noProof/>
            <w:webHidden/>
          </w:rPr>
          <w:tab/>
        </w:r>
        <w:r>
          <w:rPr>
            <w:noProof/>
            <w:webHidden/>
          </w:rPr>
          <w:fldChar w:fldCharType="begin"/>
        </w:r>
        <w:r>
          <w:rPr>
            <w:noProof/>
            <w:webHidden/>
          </w:rPr>
          <w:instrText xml:space="preserve"> PAGEREF _Toc100320925 \h </w:instrText>
        </w:r>
        <w:r>
          <w:rPr>
            <w:noProof/>
            <w:webHidden/>
          </w:rPr>
        </w:r>
        <w:r>
          <w:rPr>
            <w:noProof/>
            <w:webHidden/>
          </w:rPr>
          <w:fldChar w:fldCharType="separate"/>
        </w:r>
        <w:r>
          <w:rPr>
            <w:noProof/>
            <w:webHidden/>
          </w:rPr>
          <w:t>10</w:t>
        </w:r>
        <w:r>
          <w:rPr>
            <w:noProof/>
            <w:webHidden/>
          </w:rPr>
          <w:fldChar w:fldCharType="end"/>
        </w:r>
      </w:hyperlink>
    </w:p>
    <w:p w14:paraId="4DB1751D" w14:textId="7CBEA3A6"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6" w:history="1">
        <w:r w:rsidRPr="00433976">
          <w:rPr>
            <w:rStyle w:val="Hyperlink"/>
            <w:noProof/>
          </w:rPr>
          <w:t>3.1.</w:t>
        </w:r>
        <w:r>
          <w:rPr>
            <w:rFonts w:asciiTheme="minorHAnsi" w:eastAsiaTheme="minorEastAsia" w:hAnsiTheme="minorHAnsi" w:cstheme="minorBidi"/>
            <w:b w:val="0"/>
            <w:bCs w:val="0"/>
            <w:noProof/>
          </w:rPr>
          <w:tab/>
        </w:r>
        <w:r w:rsidRPr="00433976">
          <w:rPr>
            <w:rStyle w:val="Hyperlink"/>
            <w:noProof/>
          </w:rPr>
          <w:t>Trend in GenomeThreader annotations and gene products:</w:t>
        </w:r>
        <w:r>
          <w:rPr>
            <w:noProof/>
            <w:webHidden/>
          </w:rPr>
          <w:tab/>
        </w:r>
        <w:r>
          <w:rPr>
            <w:noProof/>
            <w:webHidden/>
          </w:rPr>
          <w:fldChar w:fldCharType="begin"/>
        </w:r>
        <w:r>
          <w:rPr>
            <w:noProof/>
            <w:webHidden/>
          </w:rPr>
          <w:instrText xml:space="preserve"> PAGEREF _Toc100320926 \h </w:instrText>
        </w:r>
        <w:r>
          <w:rPr>
            <w:noProof/>
            <w:webHidden/>
          </w:rPr>
        </w:r>
        <w:r>
          <w:rPr>
            <w:noProof/>
            <w:webHidden/>
          </w:rPr>
          <w:fldChar w:fldCharType="separate"/>
        </w:r>
        <w:r>
          <w:rPr>
            <w:noProof/>
            <w:webHidden/>
          </w:rPr>
          <w:t>10</w:t>
        </w:r>
        <w:r>
          <w:rPr>
            <w:noProof/>
            <w:webHidden/>
          </w:rPr>
          <w:fldChar w:fldCharType="end"/>
        </w:r>
      </w:hyperlink>
    </w:p>
    <w:p w14:paraId="2BE6C56F" w14:textId="30CAFCD1"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7" w:history="1">
        <w:r w:rsidRPr="00433976">
          <w:rPr>
            <w:rStyle w:val="Hyperlink"/>
            <w:noProof/>
          </w:rPr>
          <w:t>3.2.</w:t>
        </w:r>
        <w:r>
          <w:rPr>
            <w:rFonts w:asciiTheme="minorHAnsi" w:eastAsiaTheme="minorEastAsia" w:hAnsiTheme="minorHAnsi" w:cstheme="minorBidi"/>
            <w:b w:val="0"/>
            <w:bCs w:val="0"/>
            <w:noProof/>
          </w:rPr>
          <w:tab/>
        </w:r>
        <w:r w:rsidRPr="00433976">
          <w:rPr>
            <w:rStyle w:val="Hyperlink"/>
            <w:noProof/>
          </w:rPr>
          <w:t>Testing workflow on B73 reference:</w:t>
        </w:r>
        <w:r>
          <w:rPr>
            <w:noProof/>
            <w:webHidden/>
          </w:rPr>
          <w:tab/>
        </w:r>
        <w:r>
          <w:rPr>
            <w:noProof/>
            <w:webHidden/>
          </w:rPr>
          <w:fldChar w:fldCharType="begin"/>
        </w:r>
        <w:r>
          <w:rPr>
            <w:noProof/>
            <w:webHidden/>
          </w:rPr>
          <w:instrText xml:space="preserve"> PAGEREF _Toc100320927 \h </w:instrText>
        </w:r>
        <w:r>
          <w:rPr>
            <w:noProof/>
            <w:webHidden/>
          </w:rPr>
        </w:r>
        <w:r>
          <w:rPr>
            <w:noProof/>
            <w:webHidden/>
          </w:rPr>
          <w:fldChar w:fldCharType="separate"/>
        </w:r>
        <w:r>
          <w:rPr>
            <w:noProof/>
            <w:webHidden/>
          </w:rPr>
          <w:t>10</w:t>
        </w:r>
        <w:r>
          <w:rPr>
            <w:noProof/>
            <w:webHidden/>
          </w:rPr>
          <w:fldChar w:fldCharType="end"/>
        </w:r>
      </w:hyperlink>
    </w:p>
    <w:p w14:paraId="4F30FC61" w14:textId="19524DF2"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28" w:history="1">
        <w:r w:rsidRPr="00433976">
          <w:rPr>
            <w:rStyle w:val="Hyperlink"/>
            <w:noProof/>
          </w:rPr>
          <w:t>3.3.</w:t>
        </w:r>
        <w:r>
          <w:rPr>
            <w:rFonts w:asciiTheme="minorHAnsi" w:eastAsiaTheme="minorEastAsia" w:hAnsiTheme="minorHAnsi" w:cstheme="minorBidi"/>
            <w:b w:val="0"/>
            <w:bCs w:val="0"/>
            <w:noProof/>
          </w:rPr>
          <w:tab/>
        </w:r>
        <w:r w:rsidRPr="00433976">
          <w:rPr>
            <w:rStyle w:val="Hyperlink"/>
            <w:noProof/>
          </w:rPr>
          <w:t>Annotation results for the target genes:</w:t>
        </w:r>
        <w:r>
          <w:rPr>
            <w:noProof/>
            <w:webHidden/>
          </w:rPr>
          <w:tab/>
        </w:r>
        <w:r>
          <w:rPr>
            <w:noProof/>
            <w:webHidden/>
          </w:rPr>
          <w:fldChar w:fldCharType="begin"/>
        </w:r>
        <w:r>
          <w:rPr>
            <w:noProof/>
            <w:webHidden/>
          </w:rPr>
          <w:instrText xml:space="preserve"> PAGEREF _Toc100320928 \h </w:instrText>
        </w:r>
        <w:r>
          <w:rPr>
            <w:noProof/>
            <w:webHidden/>
          </w:rPr>
        </w:r>
        <w:r>
          <w:rPr>
            <w:noProof/>
            <w:webHidden/>
          </w:rPr>
          <w:fldChar w:fldCharType="separate"/>
        </w:r>
        <w:r>
          <w:rPr>
            <w:noProof/>
            <w:webHidden/>
          </w:rPr>
          <w:t>10</w:t>
        </w:r>
        <w:r>
          <w:rPr>
            <w:noProof/>
            <w:webHidden/>
          </w:rPr>
          <w:fldChar w:fldCharType="end"/>
        </w:r>
      </w:hyperlink>
    </w:p>
    <w:p w14:paraId="254EF2E7" w14:textId="3B04C85A"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29" w:history="1">
        <w:r w:rsidRPr="00433976">
          <w:rPr>
            <w:rStyle w:val="Hyperlink"/>
            <w:noProof/>
          </w:rPr>
          <w:t>3.3.1.</w:t>
        </w:r>
        <w:r>
          <w:rPr>
            <w:rFonts w:asciiTheme="minorHAnsi" w:eastAsiaTheme="minorEastAsia" w:hAnsiTheme="minorHAnsi" w:cstheme="minorBidi"/>
            <w:noProof/>
            <w:sz w:val="24"/>
            <w:szCs w:val="24"/>
          </w:rPr>
          <w:tab/>
        </w:r>
        <w:r w:rsidRPr="00433976">
          <w:rPr>
            <w:rStyle w:val="Hyperlink"/>
            <w:noProof/>
          </w:rPr>
          <w:t>Malic enzyme7:</w:t>
        </w:r>
        <w:r>
          <w:rPr>
            <w:noProof/>
            <w:webHidden/>
          </w:rPr>
          <w:tab/>
        </w:r>
        <w:r>
          <w:rPr>
            <w:noProof/>
            <w:webHidden/>
          </w:rPr>
          <w:fldChar w:fldCharType="begin"/>
        </w:r>
        <w:r>
          <w:rPr>
            <w:noProof/>
            <w:webHidden/>
          </w:rPr>
          <w:instrText xml:space="preserve"> PAGEREF _Toc100320929 \h </w:instrText>
        </w:r>
        <w:r>
          <w:rPr>
            <w:noProof/>
            <w:webHidden/>
          </w:rPr>
        </w:r>
        <w:r>
          <w:rPr>
            <w:noProof/>
            <w:webHidden/>
          </w:rPr>
          <w:fldChar w:fldCharType="separate"/>
        </w:r>
        <w:r>
          <w:rPr>
            <w:noProof/>
            <w:webHidden/>
          </w:rPr>
          <w:t>11</w:t>
        </w:r>
        <w:r>
          <w:rPr>
            <w:noProof/>
            <w:webHidden/>
          </w:rPr>
          <w:fldChar w:fldCharType="end"/>
        </w:r>
      </w:hyperlink>
    </w:p>
    <w:p w14:paraId="60C93D57" w14:textId="5B622268"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0" w:history="1">
        <w:r w:rsidRPr="00433976">
          <w:rPr>
            <w:rStyle w:val="Hyperlink"/>
            <w:noProof/>
          </w:rPr>
          <w:t>3.3.2.</w:t>
        </w:r>
        <w:r>
          <w:rPr>
            <w:rFonts w:asciiTheme="minorHAnsi" w:eastAsiaTheme="minorEastAsia" w:hAnsiTheme="minorHAnsi" w:cstheme="minorBidi"/>
            <w:noProof/>
            <w:sz w:val="24"/>
            <w:szCs w:val="24"/>
          </w:rPr>
          <w:tab/>
        </w:r>
        <w:r w:rsidRPr="00433976">
          <w:rPr>
            <w:rStyle w:val="Hyperlink"/>
            <w:noProof/>
          </w:rPr>
          <w:t>Barren Stalk2:</w:t>
        </w:r>
        <w:r>
          <w:rPr>
            <w:noProof/>
            <w:webHidden/>
          </w:rPr>
          <w:tab/>
        </w:r>
        <w:r>
          <w:rPr>
            <w:noProof/>
            <w:webHidden/>
          </w:rPr>
          <w:fldChar w:fldCharType="begin"/>
        </w:r>
        <w:r>
          <w:rPr>
            <w:noProof/>
            <w:webHidden/>
          </w:rPr>
          <w:instrText xml:space="preserve"> PAGEREF _Toc100320930 \h </w:instrText>
        </w:r>
        <w:r>
          <w:rPr>
            <w:noProof/>
            <w:webHidden/>
          </w:rPr>
        </w:r>
        <w:r>
          <w:rPr>
            <w:noProof/>
            <w:webHidden/>
          </w:rPr>
          <w:fldChar w:fldCharType="separate"/>
        </w:r>
        <w:r>
          <w:rPr>
            <w:noProof/>
            <w:webHidden/>
          </w:rPr>
          <w:t>11</w:t>
        </w:r>
        <w:r>
          <w:rPr>
            <w:noProof/>
            <w:webHidden/>
          </w:rPr>
          <w:fldChar w:fldCharType="end"/>
        </w:r>
      </w:hyperlink>
    </w:p>
    <w:p w14:paraId="23432001" w14:textId="07E413DC"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1" w:history="1">
        <w:r w:rsidRPr="00433976">
          <w:rPr>
            <w:rStyle w:val="Hyperlink"/>
            <w:noProof/>
          </w:rPr>
          <w:t>3.3.3.</w:t>
        </w:r>
        <w:r>
          <w:rPr>
            <w:rFonts w:asciiTheme="minorHAnsi" w:eastAsiaTheme="minorEastAsia" w:hAnsiTheme="minorHAnsi" w:cstheme="minorBidi"/>
            <w:noProof/>
            <w:sz w:val="24"/>
            <w:szCs w:val="24"/>
          </w:rPr>
          <w:tab/>
        </w:r>
        <w:r w:rsidRPr="00433976">
          <w:rPr>
            <w:rStyle w:val="Hyperlink"/>
            <w:noProof/>
          </w:rPr>
          <w:t>Phosphatase homolog70:</w:t>
        </w:r>
        <w:r>
          <w:rPr>
            <w:noProof/>
            <w:webHidden/>
          </w:rPr>
          <w:tab/>
        </w:r>
        <w:r>
          <w:rPr>
            <w:noProof/>
            <w:webHidden/>
          </w:rPr>
          <w:fldChar w:fldCharType="begin"/>
        </w:r>
        <w:r>
          <w:rPr>
            <w:noProof/>
            <w:webHidden/>
          </w:rPr>
          <w:instrText xml:space="preserve"> PAGEREF _Toc100320931 \h </w:instrText>
        </w:r>
        <w:r>
          <w:rPr>
            <w:noProof/>
            <w:webHidden/>
          </w:rPr>
        </w:r>
        <w:r>
          <w:rPr>
            <w:noProof/>
            <w:webHidden/>
          </w:rPr>
          <w:fldChar w:fldCharType="separate"/>
        </w:r>
        <w:r>
          <w:rPr>
            <w:noProof/>
            <w:webHidden/>
          </w:rPr>
          <w:t>12</w:t>
        </w:r>
        <w:r>
          <w:rPr>
            <w:noProof/>
            <w:webHidden/>
          </w:rPr>
          <w:fldChar w:fldCharType="end"/>
        </w:r>
      </w:hyperlink>
    </w:p>
    <w:p w14:paraId="612F8155" w14:textId="0BABFEA1"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2" w:history="1">
        <w:r w:rsidRPr="00433976">
          <w:rPr>
            <w:rStyle w:val="Hyperlink"/>
            <w:noProof/>
          </w:rPr>
          <w:t>3.3.4.</w:t>
        </w:r>
        <w:r>
          <w:rPr>
            <w:rFonts w:asciiTheme="minorHAnsi" w:eastAsiaTheme="minorEastAsia" w:hAnsiTheme="minorHAnsi" w:cstheme="minorBidi"/>
            <w:noProof/>
            <w:sz w:val="24"/>
            <w:szCs w:val="24"/>
          </w:rPr>
          <w:tab/>
        </w:r>
        <w:r w:rsidRPr="00433976">
          <w:rPr>
            <w:rStyle w:val="Hyperlink"/>
            <w:noProof/>
          </w:rPr>
          <w:t>Outer cell layer5:</w:t>
        </w:r>
        <w:r>
          <w:rPr>
            <w:noProof/>
            <w:webHidden/>
          </w:rPr>
          <w:tab/>
        </w:r>
        <w:r>
          <w:rPr>
            <w:noProof/>
            <w:webHidden/>
          </w:rPr>
          <w:fldChar w:fldCharType="begin"/>
        </w:r>
        <w:r>
          <w:rPr>
            <w:noProof/>
            <w:webHidden/>
          </w:rPr>
          <w:instrText xml:space="preserve"> PAGEREF _Toc100320932 \h </w:instrText>
        </w:r>
        <w:r>
          <w:rPr>
            <w:noProof/>
            <w:webHidden/>
          </w:rPr>
        </w:r>
        <w:r>
          <w:rPr>
            <w:noProof/>
            <w:webHidden/>
          </w:rPr>
          <w:fldChar w:fldCharType="separate"/>
        </w:r>
        <w:r>
          <w:rPr>
            <w:noProof/>
            <w:webHidden/>
          </w:rPr>
          <w:t>12</w:t>
        </w:r>
        <w:r>
          <w:rPr>
            <w:noProof/>
            <w:webHidden/>
          </w:rPr>
          <w:fldChar w:fldCharType="end"/>
        </w:r>
      </w:hyperlink>
    </w:p>
    <w:p w14:paraId="768171D7" w14:textId="626AEE12"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3" w:history="1">
        <w:r w:rsidRPr="00433976">
          <w:rPr>
            <w:rStyle w:val="Hyperlink"/>
            <w:noProof/>
          </w:rPr>
          <w:t>3.3.5.</w:t>
        </w:r>
        <w:r>
          <w:rPr>
            <w:rFonts w:asciiTheme="minorHAnsi" w:eastAsiaTheme="minorEastAsia" w:hAnsiTheme="minorHAnsi" w:cstheme="minorBidi"/>
            <w:noProof/>
            <w:sz w:val="24"/>
            <w:szCs w:val="24"/>
          </w:rPr>
          <w:tab/>
        </w:r>
        <w:r w:rsidRPr="00433976">
          <w:rPr>
            <w:rStyle w:val="Hyperlink"/>
            <w:noProof/>
          </w:rPr>
          <w:t>Calcium dependent protein kinase4:</w:t>
        </w:r>
        <w:r>
          <w:rPr>
            <w:noProof/>
            <w:webHidden/>
          </w:rPr>
          <w:tab/>
        </w:r>
        <w:r>
          <w:rPr>
            <w:noProof/>
            <w:webHidden/>
          </w:rPr>
          <w:fldChar w:fldCharType="begin"/>
        </w:r>
        <w:r>
          <w:rPr>
            <w:noProof/>
            <w:webHidden/>
          </w:rPr>
          <w:instrText xml:space="preserve"> PAGEREF _Toc100320933 \h </w:instrText>
        </w:r>
        <w:r>
          <w:rPr>
            <w:noProof/>
            <w:webHidden/>
          </w:rPr>
        </w:r>
        <w:r>
          <w:rPr>
            <w:noProof/>
            <w:webHidden/>
          </w:rPr>
          <w:fldChar w:fldCharType="separate"/>
        </w:r>
        <w:r>
          <w:rPr>
            <w:noProof/>
            <w:webHidden/>
          </w:rPr>
          <w:t>12</w:t>
        </w:r>
        <w:r>
          <w:rPr>
            <w:noProof/>
            <w:webHidden/>
          </w:rPr>
          <w:fldChar w:fldCharType="end"/>
        </w:r>
      </w:hyperlink>
    </w:p>
    <w:p w14:paraId="5EF94EBF" w14:textId="6D6ED13B"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4" w:history="1">
        <w:r w:rsidRPr="00433976">
          <w:rPr>
            <w:rStyle w:val="Hyperlink"/>
            <w:noProof/>
          </w:rPr>
          <w:t>3.3.6.</w:t>
        </w:r>
        <w:r>
          <w:rPr>
            <w:rFonts w:asciiTheme="minorHAnsi" w:eastAsiaTheme="minorEastAsia" w:hAnsiTheme="minorHAnsi" w:cstheme="minorBidi"/>
            <w:noProof/>
            <w:sz w:val="24"/>
            <w:szCs w:val="24"/>
          </w:rPr>
          <w:tab/>
        </w:r>
        <w:r w:rsidRPr="00433976">
          <w:rPr>
            <w:rStyle w:val="Hyperlink"/>
            <w:noProof/>
          </w:rPr>
          <w:t>Aldehyde dehydrogenase22:</w:t>
        </w:r>
        <w:r>
          <w:rPr>
            <w:noProof/>
            <w:webHidden/>
          </w:rPr>
          <w:tab/>
        </w:r>
        <w:r>
          <w:rPr>
            <w:noProof/>
            <w:webHidden/>
          </w:rPr>
          <w:fldChar w:fldCharType="begin"/>
        </w:r>
        <w:r>
          <w:rPr>
            <w:noProof/>
            <w:webHidden/>
          </w:rPr>
          <w:instrText xml:space="preserve"> PAGEREF _Toc100320934 \h </w:instrText>
        </w:r>
        <w:r>
          <w:rPr>
            <w:noProof/>
            <w:webHidden/>
          </w:rPr>
        </w:r>
        <w:r>
          <w:rPr>
            <w:noProof/>
            <w:webHidden/>
          </w:rPr>
          <w:fldChar w:fldCharType="separate"/>
        </w:r>
        <w:r>
          <w:rPr>
            <w:noProof/>
            <w:webHidden/>
          </w:rPr>
          <w:t>12</w:t>
        </w:r>
        <w:r>
          <w:rPr>
            <w:noProof/>
            <w:webHidden/>
          </w:rPr>
          <w:fldChar w:fldCharType="end"/>
        </w:r>
      </w:hyperlink>
    </w:p>
    <w:p w14:paraId="1D4EE927" w14:textId="5DA89F53" w:rsidR="007D7C19" w:rsidRDefault="007D7C19">
      <w:pPr>
        <w:pStyle w:val="TOC3"/>
        <w:tabs>
          <w:tab w:val="left" w:pos="1320"/>
          <w:tab w:val="right" w:leader="dot" w:pos="9017"/>
        </w:tabs>
        <w:rPr>
          <w:rFonts w:asciiTheme="minorHAnsi" w:eastAsiaTheme="minorEastAsia" w:hAnsiTheme="minorHAnsi" w:cstheme="minorBidi"/>
          <w:noProof/>
          <w:sz w:val="24"/>
          <w:szCs w:val="24"/>
        </w:rPr>
      </w:pPr>
      <w:hyperlink w:anchor="_Toc100320935" w:history="1">
        <w:r w:rsidRPr="00433976">
          <w:rPr>
            <w:rStyle w:val="Hyperlink"/>
            <w:noProof/>
          </w:rPr>
          <w:t>3.3.7.</w:t>
        </w:r>
        <w:r>
          <w:rPr>
            <w:rFonts w:asciiTheme="minorHAnsi" w:eastAsiaTheme="minorEastAsia" w:hAnsiTheme="minorHAnsi" w:cstheme="minorBidi"/>
            <w:noProof/>
            <w:sz w:val="24"/>
            <w:szCs w:val="24"/>
          </w:rPr>
          <w:tab/>
        </w:r>
        <w:r w:rsidRPr="00433976">
          <w:rPr>
            <w:rStyle w:val="Hyperlink"/>
            <w:noProof/>
          </w:rPr>
          <w:t>Four genes have no significant difference in gene annotation model:</w:t>
        </w:r>
        <w:r>
          <w:rPr>
            <w:noProof/>
            <w:webHidden/>
          </w:rPr>
          <w:tab/>
        </w:r>
        <w:r>
          <w:rPr>
            <w:noProof/>
            <w:webHidden/>
          </w:rPr>
          <w:fldChar w:fldCharType="begin"/>
        </w:r>
        <w:r>
          <w:rPr>
            <w:noProof/>
            <w:webHidden/>
          </w:rPr>
          <w:instrText xml:space="preserve"> PAGEREF _Toc100320935 \h </w:instrText>
        </w:r>
        <w:r>
          <w:rPr>
            <w:noProof/>
            <w:webHidden/>
          </w:rPr>
        </w:r>
        <w:r>
          <w:rPr>
            <w:noProof/>
            <w:webHidden/>
          </w:rPr>
          <w:fldChar w:fldCharType="separate"/>
        </w:r>
        <w:r>
          <w:rPr>
            <w:noProof/>
            <w:webHidden/>
          </w:rPr>
          <w:t>12</w:t>
        </w:r>
        <w:r>
          <w:rPr>
            <w:noProof/>
            <w:webHidden/>
          </w:rPr>
          <w:fldChar w:fldCharType="end"/>
        </w:r>
      </w:hyperlink>
    </w:p>
    <w:p w14:paraId="775348FE" w14:textId="47D403A3"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36" w:history="1">
        <w:r w:rsidRPr="00433976">
          <w:rPr>
            <w:rStyle w:val="Hyperlink"/>
            <w:noProof/>
          </w:rPr>
          <w:t>3.4.</w:t>
        </w:r>
        <w:r>
          <w:rPr>
            <w:rFonts w:asciiTheme="minorHAnsi" w:eastAsiaTheme="minorEastAsia" w:hAnsiTheme="minorHAnsi" w:cstheme="minorBidi"/>
            <w:b w:val="0"/>
            <w:bCs w:val="0"/>
            <w:noProof/>
          </w:rPr>
          <w:tab/>
        </w:r>
        <w:r w:rsidRPr="00433976">
          <w:rPr>
            <w:rStyle w:val="Hyperlink"/>
            <w:noProof/>
          </w:rPr>
          <w:t>Summarized BLAST results:</w:t>
        </w:r>
        <w:r>
          <w:rPr>
            <w:noProof/>
            <w:webHidden/>
          </w:rPr>
          <w:tab/>
        </w:r>
        <w:r>
          <w:rPr>
            <w:noProof/>
            <w:webHidden/>
          </w:rPr>
          <w:fldChar w:fldCharType="begin"/>
        </w:r>
        <w:r>
          <w:rPr>
            <w:noProof/>
            <w:webHidden/>
          </w:rPr>
          <w:instrText xml:space="preserve"> PAGEREF _Toc100320936 \h </w:instrText>
        </w:r>
        <w:r>
          <w:rPr>
            <w:noProof/>
            <w:webHidden/>
          </w:rPr>
        </w:r>
        <w:r>
          <w:rPr>
            <w:noProof/>
            <w:webHidden/>
          </w:rPr>
          <w:fldChar w:fldCharType="separate"/>
        </w:r>
        <w:r>
          <w:rPr>
            <w:noProof/>
            <w:webHidden/>
          </w:rPr>
          <w:t>13</w:t>
        </w:r>
        <w:r>
          <w:rPr>
            <w:noProof/>
            <w:webHidden/>
          </w:rPr>
          <w:fldChar w:fldCharType="end"/>
        </w:r>
      </w:hyperlink>
    </w:p>
    <w:p w14:paraId="51243195" w14:textId="5A98E711"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37" w:history="1">
        <w:r w:rsidRPr="00433976">
          <w:rPr>
            <w:rStyle w:val="Hyperlink"/>
            <w:noProof/>
          </w:rPr>
          <w:t>3.5.</w:t>
        </w:r>
        <w:r>
          <w:rPr>
            <w:rFonts w:asciiTheme="minorHAnsi" w:eastAsiaTheme="minorEastAsia" w:hAnsiTheme="minorHAnsi" w:cstheme="minorBidi"/>
            <w:b w:val="0"/>
            <w:bCs w:val="0"/>
            <w:noProof/>
          </w:rPr>
          <w:tab/>
        </w:r>
        <w:r w:rsidRPr="00433976">
          <w:rPr>
            <w:rStyle w:val="Hyperlink"/>
            <w:noProof/>
          </w:rPr>
          <w:t>Multiple sequence alignment:</w:t>
        </w:r>
        <w:r>
          <w:rPr>
            <w:noProof/>
            <w:webHidden/>
          </w:rPr>
          <w:tab/>
        </w:r>
        <w:r>
          <w:rPr>
            <w:noProof/>
            <w:webHidden/>
          </w:rPr>
          <w:fldChar w:fldCharType="begin"/>
        </w:r>
        <w:r>
          <w:rPr>
            <w:noProof/>
            <w:webHidden/>
          </w:rPr>
          <w:instrText xml:space="preserve"> PAGEREF _Toc100320937 \h </w:instrText>
        </w:r>
        <w:r>
          <w:rPr>
            <w:noProof/>
            <w:webHidden/>
          </w:rPr>
        </w:r>
        <w:r>
          <w:rPr>
            <w:noProof/>
            <w:webHidden/>
          </w:rPr>
          <w:fldChar w:fldCharType="separate"/>
        </w:r>
        <w:r>
          <w:rPr>
            <w:noProof/>
            <w:webHidden/>
          </w:rPr>
          <w:t>17</w:t>
        </w:r>
        <w:r>
          <w:rPr>
            <w:noProof/>
            <w:webHidden/>
          </w:rPr>
          <w:fldChar w:fldCharType="end"/>
        </w:r>
      </w:hyperlink>
    </w:p>
    <w:p w14:paraId="748EFDF6" w14:textId="52BC2CDC"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38" w:history="1">
        <w:r w:rsidRPr="00433976">
          <w:rPr>
            <w:rStyle w:val="Hyperlink"/>
            <w:noProof/>
          </w:rPr>
          <w:t>3.6.</w:t>
        </w:r>
        <w:r>
          <w:rPr>
            <w:rFonts w:asciiTheme="minorHAnsi" w:eastAsiaTheme="minorEastAsia" w:hAnsiTheme="minorHAnsi" w:cstheme="minorBidi"/>
            <w:b w:val="0"/>
            <w:bCs w:val="0"/>
            <w:noProof/>
          </w:rPr>
          <w:tab/>
        </w:r>
        <w:r w:rsidRPr="00433976">
          <w:rPr>
            <w:rStyle w:val="Hyperlink"/>
            <w:noProof/>
          </w:rPr>
          <w:t>Augustus annotation:</w:t>
        </w:r>
        <w:r>
          <w:rPr>
            <w:noProof/>
            <w:webHidden/>
          </w:rPr>
          <w:tab/>
        </w:r>
        <w:r>
          <w:rPr>
            <w:noProof/>
            <w:webHidden/>
          </w:rPr>
          <w:fldChar w:fldCharType="begin"/>
        </w:r>
        <w:r>
          <w:rPr>
            <w:noProof/>
            <w:webHidden/>
          </w:rPr>
          <w:instrText xml:space="preserve"> PAGEREF _Toc100320938 \h </w:instrText>
        </w:r>
        <w:r>
          <w:rPr>
            <w:noProof/>
            <w:webHidden/>
          </w:rPr>
        </w:r>
        <w:r>
          <w:rPr>
            <w:noProof/>
            <w:webHidden/>
          </w:rPr>
          <w:fldChar w:fldCharType="separate"/>
        </w:r>
        <w:r>
          <w:rPr>
            <w:noProof/>
            <w:webHidden/>
          </w:rPr>
          <w:t>17</w:t>
        </w:r>
        <w:r>
          <w:rPr>
            <w:noProof/>
            <w:webHidden/>
          </w:rPr>
          <w:fldChar w:fldCharType="end"/>
        </w:r>
      </w:hyperlink>
    </w:p>
    <w:p w14:paraId="2CB1C898" w14:textId="3DE6A662"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39" w:history="1">
        <w:r w:rsidRPr="00433976">
          <w:rPr>
            <w:rStyle w:val="Hyperlink"/>
            <w:noProof/>
          </w:rPr>
          <w:t>4.</w:t>
        </w:r>
        <w:r>
          <w:rPr>
            <w:rFonts w:asciiTheme="minorHAnsi" w:eastAsiaTheme="minorEastAsia" w:hAnsiTheme="minorHAnsi" w:cstheme="minorBidi"/>
            <w:b w:val="0"/>
            <w:bCs w:val="0"/>
            <w:i w:val="0"/>
            <w:iCs w:val="0"/>
            <w:noProof/>
          </w:rPr>
          <w:tab/>
        </w:r>
        <w:r w:rsidRPr="00433976">
          <w:rPr>
            <w:rStyle w:val="Hyperlink"/>
            <w:noProof/>
          </w:rPr>
          <w:t>Discussion:</w:t>
        </w:r>
        <w:r>
          <w:rPr>
            <w:noProof/>
            <w:webHidden/>
          </w:rPr>
          <w:tab/>
        </w:r>
        <w:r>
          <w:rPr>
            <w:noProof/>
            <w:webHidden/>
          </w:rPr>
          <w:fldChar w:fldCharType="begin"/>
        </w:r>
        <w:r>
          <w:rPr>
            <w:noProof/>
            <w:webHidden/>
          </w:rPr>
          <w:instrText xml:space="preserve"> PAGEREF _Toc100320939 \h </w:instrText>
        </w:r>
        <w:r>
          <w:rPr>
            <w:noProof/>
            <w:webHidden/>
          </w:rPr>
        </w:r>
        <w:r>
          <w:rPr>
            <w:noProof/>
            <w:webHidden/>
          </w:rPr>
          <w:fldChar w:fldCharType="separate"/>
        </w:r>
        <w:r>
          <w:rPr>
            <w:noProof/>
            <w:webHidden/>
          </w:rPr>
          <w:t>20</w:t>
        </w:r>
        <w:r>
          <w:rPr>
            <w:noProof/>
            <w:webHidden/>
          </w:rPr>
          <w:fldChar w:fldCharType="end"/>
        </w:r>
      </w:hyperlink>
    </w:p>
    <w:p w14:paraId="3B693D5F" w14:textId="33E76C21"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0" w:history="1">
        <w:r w:rsidRPr="00433976">
          <w:rPr>
            <w:rStyle w:val="Hyperlink"/>
            <w:noProof/>
          </w:rPr>
          <w:t>4.1.</w:t>
        </w:r>
        <w:r>
          <w:rPr>
            <w:rFonts w:asciiTheme="minorHAnsi" w:eastAsiaTheme="minorEastAsia" w:hAnsiTheme="minorHAnsi" w:cstheme="minorBidi"/>
            <w:b w:val="0"/>
            <w:bCs w:val="0"/>
            <w:noProof/>
          </w:rPr>
          <w:tab/>
        </w:r>
        <w:r w:rsidRPr="00433976">
          <w:rPr>
            <w:rStyle w:val="Hyperlink"/>
            <w:noProof/>
          </w:rPr>
          <w:t>Assembly error is the main obstacle of workflow accuracy:</w:t>
        </w:r>
        <w:r>
          <w:rPr>
            <w:noProof/>
            <w:webHidden/>
          </w:rPr>
          <w:tab/>
        </w:r>
        <w:r>
          <w:rPr>
            <w:noProof/>
            <w:webHidden/>
          </w:rPr>
          <w:fldChar w:fldCharType="begin"/>
        </w:r>
        <w:r>
          <w:rPr>
            <w:noProof/>
            <w:webHidden/>
          </w:rPr>
          <w:instrText xml:space="preserve"> PAGEREF _Toc100320940 \h </w:instrText>
        </w:r>
        <w:r>
          <w:rPr>
            <w:noProof/>
            <w:webHidden/>
          </w:rPr>
        </w:r>
        <w:r>
          <w:rPr>
            <w:noProof/>
            <w:webHidden/>
          </w:rPr>
          <w:fldChar w:fldCharType="separate"/>
        </w:r>
        <w:r>
          <w:rPr>
            <w:noProof/>
            <w:webHidden/>
          </w:rPr>
          <w:t>20</w:t>
        </w:r>
        <w:r>
          <w:rPr>
            <w:noProof/>
            <w:webHidden/>
          </w:rPr>
          <w:fldChar w:fldCharType="end"/>
        </w:r>
      </w:hyperlink>
    </w:p>
    <w:p w14:paraId="4F642A4C" w14:textId="6C47FA8A"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1" w:history="1">
        <w:r w:rsidRPr="00433976">
          <w:rPr>
            <w:rStyle w:val="Hyperlink"/>
            <w:noProof/>
          </w:rPr>
          <w:t>4.2.</w:t>
        </w:r>
        <w:r>
          <w:rPr>
            <w:rFonts w:asciiTheme="minorHAnsi" w:eastAsiaTheme="minorEastAsia" w:hAnsiTheme="minorHAnsi" w:cstheme="minorBidi"/>
            <w:b w:val="0"/>
            <w:bCs w:val="0"/>
            <w:noProof/>
          </w:rPr>
          <w:tab/>
        </w:r>
        <w:r w:rsidRPr="00433976">
          <w:rPr>
            <w:rStyle w:val="Hyperlink"/>
            <w:noProof/>
          </w:rPr>
          <w:t>Developing parameters for gene model acceptance and selection:</w:t>
        </w:r>
        <w:r>
          <w:rPr>
            <w:noProof/>
            <w:webHidden/>
          </w:rPr>
          <w:tab/>
        </w:r>
        <w:r>
          <w:rPr>
            <w:noProof/>
            <w:webHidden/>
          </w:rPr>
          <w:fldChar w:fldCharType="begin"/>
        </w:r>
        <w:r>
          <w:rPr>
            <w:noProof/>
            <w:webHidden/>
          </w:rPr>
          <w:instrText xml:space="preserve"> PAGEREF _Toc100320941 \h </w:instrText>
        </w:r>
        <w:r>
          <w:rPr>
            <w:noProof/>
            <w:webHidden/>
          </w:rPr>
        </w:r>
        <w:r>
          <w:rPr>
            <w:noProof/>
            <w:webHidden/>
          </w:rPr>
          <w:fldChar w:fldCharType="separate"/>
        </w:r>
        <w:r>
          <w:rPr>
            <w:noProof/>
            <w:webHidden/>
          </w:rPr>
          <w:t>20</w:t>
        </w:r>
        <w:r>
          <w:rPr>
            <w:noProof/>
            <w:webHidden/>
          </w:rPr>
          <w:fldChar w:fldCharType="end"/>
        </w:r>
      </w:hyperlink>
    </w:p>
    <w:p w14:paraId="50B775B5" w14:textId="3E3182C1"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2" w:history="1">
        <w:r w:rsidRPr="00433976">
          <w:rPr>
            <w:rStyle w:val="Hyperlink"/>
            <w:noProof/>
          </w:rPr>
          <w:t>4.3.</w:t>
        </w:r>
        <w:r>
          <w:rPr>
            <w:rFonts w:asciiTheme="minorHAnsi" w:eastAsiaTheme="minorEastAsia" w:hAnsiTheme="minorHAnsi" w:cstheme="minorBidi"/>
            <w:b w:val="0"/>
            <w:bCs w:val="0"/>
            <w:noProof/>
          </w:rPr>
          <w:tab/>
        </w:r>
        <w:r w:rsidRPr="00433976">
          <w:rPr>
            <w:rStyle w:val="Hyperlink"/>
            <w:noProof/>
          </w:rPr>
          <w:t>Alternatives to GenomeThreader:</w:t>
        </w:r>
        <w:r>
          <w:rPr>
            <w:noProof/>
            <w:webHidden/>
          </w:rPr>
          <w:tab/>
        </w:r>
        <w:r>
          <w:rPr>
            <w:noProof/>
            <w:webHidden/>
          </w:rPr>
          <w:fldChar w:fldCharType="begin"/>
        </w:r>
        <w:r>
          <w:rPr>
            <w:noProof/>
            <w:webHidden/>
          </w:rPr>
          <w:instrText xml:space="preserve"> PAGEREF _Toc100320942 \h </w:instrText>
        </w:r>
        <w:r>
          <w:rPr>
            <w:noProof/>
            <w:webHidden/>
          </w:rPr>
        </w:r>
        <w:r>
          <w:rPr>
            <w:noProof/>
            <w:webHidden/>
          </w:rPr>
          <w:fldChar w:fldCharType="separate"/>
        </w:r>
        <w:r>
          <w:rPr>
            <w:noProof/>
            <w:webHidden/>
          </w:rPr>
          <w:t>21</w:t>
        </w:r>
        <w:r>
          <w:rPr>
            <w:noProof/>
            <w:webHidden/>
          </w:rPr>
          <w:fldChar w:fldCharType="end"/>
        </w:r>
      </w:hyperlink>
    </w:p>
    <w:p w14:paraId="292B8143" w14:textId="36F82FD8"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3" w:history="1">
        <w:r w:rsidRPr="00433976">
          <w:rPr>
            <w:rStyle w:val="Hyperlink"/>
            <w:noProof/>
          </w:rPr>
          <w:t>4.4.</w:t>
        </w:r>
        <w:r>
          <w:rPr>
            <w:rFonts w:asciiTheme="minorHAnsi" w:eastAsiaTheme="minorEastAsia" w:hAnsiTheme="minorHAnsi" w:cstheme="minorBidi"/>
            <w:b w:val="0"/>
            <w:bCs w:val="0"/>
            <w:noProof/>
          </w:rPr>
          <w:tab/>
        </w:r>
        <w:r w:rsidRPr="00433976">
          <w:rPr>
            <w:rStyle w:val="Hyperlink"/>
            <w:noProof/>
          </w:rPr>
          <w:t>Validating polymorphism discoveries:</w:t>
        </w:r>
        <w:r>
          <w:rPr>
            <w:noProof/>
            <w:webHidden/>
          </w:rPr>
          <w:tab/>
        </w:r>
        <w:r>
          <w:rPr>
            <w:noProof/>
            <w:webHidden/>
          </w:rPr>
          <w:fldChar w:fldCharType="begin"/>
        </w:r>
        <w:r>
          <w:rPr>
            <w:noProof/>
            <w:webHidden/>
          </w:rPr>
          <w:instrText xml:space="preserve"> PAGEREF _Toc100320943 \h </w:instrText>
        </w:r>
        <w:r>
          <w:rPr>
            <w:noProof/>
            <w:webHidden/>
          </w:rPr>
        </w:r>
        <w:r>
          <w:rPr>
            <w:noProof/>
            <w:webHidden/>
          </w:rPr>
          <w:fldChar w:fldCharType="separate"/>
        </w:r>
        <w:r>
          <w:rPr>
            <w:noProof/>
            <w:webHidden/>
          </w:rPr>
          <w:t>22</w:t>
        </w:r>
        <w:r>
          <w:rPr>
            <w:noProof/>
            <w:webHidden/>
          </w:rPr>
          <w:fldChar w:fldCharType="end"/>
        </w:r>
      </w:hyperlink>
    </w:p>
    <w:p w14:paraId="050ABF62" w14:textId="31CB6597"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44" w:history="1">
        <w:r w:rsidRPr="00433976">
          <w:rPr>
            <w:rStyle w:val="Hyperlink"/>
            <w:noProof/>
          </w:rPr>
          <w:t>5.</w:t>
        </w:r>
        <w:r>
          <w:rPr>
            <w:rFonts w:asciiTheme="minorHAnsi" w:eastAsiaTheme="minorEastAsia" w:hAnsiTheme="minorHAnsi" w:cstheme="minorBidi"/>
            <w:b w:val="0"/>
            <w:bCs w:val="0"/>
            <w:i w:val="0"/>
            <w:iCs w:val="0"/>
            <w:noProof/>
          </w:rPr>
          <w:tab/>
        </w:r>
        <w:r w:rsidRPr="00433976">
          <w:rPr>
            <w:rStyle w:val="Hyperlink"/>
            <w:noProof/>
          </w:rPr>
          <w:t>Conclusion:</w:t>
        </w:r>
        <w:r>
          <w:rPr>
            <w:noProof/>
            <w:webHidden/>
          </w:rPr>
          <w:tab/>
        </w:r>
        <w:r>
          <w:rPr>
            <w:noProof/>
            <w:webHidden/>
          </w:rPr>
          <w:fldChar w:fldCharType="begin"/>
        </w:r>
        <w:r>
          <w:rPr>
            <w:noProof/>
            <w:webHidden/>
          </w:rPr>
          <w:instrText xml:space="preserve"> PAGEREF _Toc100320944 \h </w:instrText>
        </w:r>
        <w:r>
          <w:rPr>
            <w:noProof/>
            <w:webHidden/>
          </w:rPr>
        </w:r>
        <w:r>
          <w:rPr>
            <w:noProof/>
            <w:webHidden/>
          </w:rPr>
          <w:fldChar w:fldCharType="separate"/>
        </w:r>
        <w:r>
          <w:rPr>
            <w:noProof/>
            <w:webHidden/>
          </w:rPr>
          <w:t>23</w:t>
        </w:r>
        <w:r>
          <w:rPr>
            <w:noProof/>
            <w:webHidden/>
          </w:rPr>
          <w:fldChar w:fldCharType="end"/>
        </w:r>
      </w:hyperlink>
    </w:p>
    <w:p w14:paraId="085CD67E" w14:textId="1A1E8B54"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45" w:history="1">
        <w:r w:rsidRPr="00433976">
          <w:rPr>
            <w:rStyle w:val="Hyperlink"/>
            <w:noProof/>
          </w:rPr>
          <w:t>6.</w:t>
        </w:r>
        <w:r>
          <w:rPr>
            <w:rFonts w:asciiTheme="minorHAnsi" w:eastAsiaTheme="minorEastAsia" w:hAnsiTheme="minorHAnsi" w:cstheme="minorBidi"/>
            <w:b w:val="0"/>
            <w:bCs w:val="0"/>
            <w:i w:val="0"/>
            <w:iCs w:val="0"/>
            <w:noProof/>
          </w:rPr>
          <w:tab/>
        </w:r>
        <w:r w:rsidRPr="00433976">
          <w:rPr>
            <w:rStyle w:val="Hyperlink"/>
            <w:noProof/>
          </w:rPr>
          <w:t>Citations:</w:t>
        </w:r>
        <w:r>
          <w:rPr>
            <w:noProof/>
            <w:webHidden/>
          </w:rPr>
          <w:tab/>
        </w:r>
        <w:r>
          <w:rPr>
            <w:noProof/>
            <w:webHidden/>
          </w:rPr>
          <w:fldChar w:fldCharType="begin"/>
        </w:r>
        <w:r>
          <w:rPr>
            <w:noProof/>
            <w:webHidden/>
          </w:rPr>
          <w:instrText xml:space="preserve"> PAGEREF _Toc100320945 \h </w:instrText>
        </w:r>
        <w:r>
          <w:rPr>
            <w:noProof/>
            <w:webHidden/>
          </w:rPr>
        </w:r>
        <w:r>
          <w:rPr>
            <w:noProof/>
            <w:webHidden/>
          </w:rPr>
          <w:fldChar w:fldCharType="separate"/>
        </w:r>
        <w:r>
          <w:rPr>
            <w:noProof/>
            <w:webHidden/>
          </w:rPr>
          <w:t>24</w:t>
        </w:r>
        <w:r>
          <w:rPr>
            <w:noProof/>
            <w:webHidden/>
          </w:rPr>
          <w:fldChar w:fldCharType="end"/>
        </w:r>
      </w:hyperlink>
    </w:p>
    <w:p w14:paraId="6C9D429D" w14:textId="1809A409" w:rsidR="007D7C19" w:rsidRDefault="007D7C19">
      <w:pPr>
        <w:pStyle w:val="TOC1"/>
        <w:tabs>
          <w:tab w:val="left" w:pos="440"/>
          <w:tab w:val="right" w:leader="dot" w:pos="9017"/>
        </w:tabs>
        <w:rPr>
          <w:rFonts w:asciiTheme="minorHAnsi" w:eastAsiaTheme="minorEastAsia" w:hAnsiTheme="minorHAnsi" w:cstheme="minorBidi"/>
          <w:b w:val="0"/>
          <w:bCs w:val="0"/>
          <w:i w:val="0"/>
          <w:iCs w:val="0"/>
          <w:noProof/>
        </w:rPr>
      </w:pPr>
      <w:hyperlink w:anchor="_Toc100320946" w:history="1">
        <w:r w:rsidRPr="00433976">
          <w:rPr>
            <w:rStyle w:val="Hyperlink"/>
            <w:noProof/>
          </w:rPr>
          <w:t>7.</w:t>
        </w:r>
        <w:r>
          <w:rPr>
            <w:rFonts w:asciiTheme="minorHAnsi" w:eastAsiaTheme="minorEastAsia" w:hAnsiTheme="minorHAnsi" w:cstheme="minorBidi"/>
            <w:b w:val="0"/>
            <w:bCs w:val="0"/>
            <w:i w:val="0"/>
            <w:iCs w:val="0"/>
            <w:noProof/>
          </w:rPr>
          <w:tab/>
        </w:r>
        <w:r w:rsidRPr="00433976">
          <w:rPr>
            <w:rStyle w:val="Hyperlink"/>
            <w:noProof/>
          </w:rPr>
          <w:t>Supplementary materials:</w:t>
        </w:r>
        <w:r>
          <w:rPr>
            <w:noProof/>
            <w:webHidden/>
          </w:rPr>
          <w:tab/>
        </w:r>
        <w:r>
          <w:rPr>
            <w:noProof/>
            <w:webHidden/>
          </w:rPr>
          <w:fldChar w:fldCharType="begin"/>
        </w:r>
        <w:r>
          <w:rPr>
            <w:noProof/>
            <w:webHidden/>
          </w:rPr>
          <w:instrText xml:space="preserve"> PAGEREF _Toc100320946 \h </w:instrText>
        </w:r>
        <w:r>
          <w:rPr>
            <w:noProof/>
            <w:webHidden/>
          </w:rPr>
        </w:r>
        <w:r>
          <w:rPr>
            <w:noProof/>
            <w:webHidden/>
          </w:rPr>
          <w:fldChar w:fldCharType="separate"/>
        </w:r>
        <w:r>
          <w:rPr>
            <w:noProof/>
            <w:webHidden/>
          </w:rPr>
          <w:t>27</w:t>
        </w:r>
        <w:r>
          <w:rPr>
            <w:noProof/>
            <w:webHidden/>
          </w:rPr>
          <w:fldChar w:fldCharType="end"/>
        </w:r>
      </w:hyperlink>
    </w:p>
    <w:p w14:paraId="68116CA1" w14:textId="6857C199"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7" w:history="1">
        <w:r w:rsidRPr="00433976">
          <w:rPr>
            <w:rStyle w:val="Hyperlink"/>
            <w:noProof/>
          </w:rPr>
          <w:t>7.1.</w:t>
        </w:r>
        <w:r>
          <w:rPr>
            <w:rFonts w:asciiTheme="minorHAnsi" w:eastAsiaTheme="minorEastAsia" w:hAnsiTheme="minorHAnsi" w:cstheme="minorBidi"/>
            <w:b w:val="0"/>
            <w:bCs w:val="0"/>
            <w:noProof/>
          </w:rPr>
          <w:tab/>
        </w:r>
        <w:r w:rsidRPr="00433976">
          <w:rPr>
            <w:rStyle w:val="Hyperlink"/>
            <w:noProof/>
          </w:rPr>
          <w:t>Pipelined shellscript:</w:t>
        </w:r>
        <w:r>
          <w:rPr>
            <w:noProof/>
            <w:webHidden/>
          </w:rPr>
          <w:tab/>
        </w:r>
        <w:r>
          <w:rPr>
            <w:noProof/>
            <w:webHidden/>
          </w:rPr>
          <w:fldChar w:fldCharType="begin"/>
        </w:r>
        <w:r>
          <w:rPr>
            <w:noProof/>
            <w:webHidden/>
          </w:rPr>
          <w:instrText xml:space="preserve"> PAGEREF _Toc100320947 \h </w:instrText>
        </w:r>
        <w:r>
          <w:rPr>
            <w:noProof/>
            <w:webHidden/>
          </w:rPr>
        </w:r>
        <w:r>
          <w:rPr>
            <w:noProof/>
            <w:webHidden/>
          </w:rPr>
          <w:fldChar w:fldCharType="separate"/>
        </w:r>
        <w:r>
          <w:rPr>
            <w:noProof/>
            <w:webHidden/>
          </w:rPr>
          <w:t>27</w:t>
        </w:r>
        <w:r>
          <w:rPr>
            <w:noProof/>
            <w:webHidden/>
          </w:rPr>
          <w:fldChar w:fldCharType="end"/>
        </w:r>
      </w:hyperlink>
    </w:p>
    <w:p w14:paraId="7F815665" w14:textId="7CDFF29C" w:rsidR="007D7C19" w:rsidRDefault="007D7C19">
      <w:pPr>
        <w:pStyle w:val="TOC2"/>
        <w:tabs>
          <w:tab w:val="left" w:pos="880"/>
          <w:tab w:val="right" w:leader="dot" w:pos="9017"/>
        </w:tabs>
        <w:rPr>
          <w:rFonts w:asciiTheme="minorHAnsi" w:eastAsiaTheme="minorEastAsia" w:hAnsiTheme="minorHAnsi" w:cstheme="minorBidi"/>
          <w:b w:val="0"/>
          <w:bCs w:val="0"/>
          <w:noProof/>
        </w:rPr>
      </w:pPr>
      <w:hyperlink w:anchor="_Toc100320948" w:history="1">
        <w:r w:rsidRPr="00433976">
          <w:rPr>
            <w:rStyle w:val="Hyperlink"/>
            <w:noProof/>
          </w:rPr>
          <w:t>7.2.</w:t>
        </w:r>
        <w:r>
          <w:rPr>
            <w:rFonts w:asciiTheme="minorHAnsi" w:eastAsiaTheme="minorEastAsia" w:hAnsiTheme="minorHAnsi" w:cstheme="minorBidi"/>
            <w:b w:val="0"/>
            <w:bCs w:val="0"/>
            <w:noProof/>
          </w:rPr>
          <w:tab/>
        </w:r>
        <w:r w:rsidRPr="00433976">
          <w:rPr>
            <w:rStyle w:val="Hyperlink"/>
            <w:noProof/>
          </w:rPr>
          <w:t>Complete multiple sequence alignments:</w:t>
        </w:r>
        <w:r>
          <w:rPr>
            <w:noProof/>
            <w:webHidden/>
          </w:rPr>
          <w:tab/>
        </w:r>
        <w:r>
          <w:rPr>
            <w:noProof/>
            <w:webHidden/>
          </w:rPr>
          <w:fldChar w:fldCharType="begin"/>
        </w:r>
        <w:r>
          <w:rPr>
            <w:noProof/>
            <w:webHidden/>
          </w:rPr>
          <w:instrText xml:space="preserve"> PAGEREF _Toc100320948 \h </w:instrText>
        </w:r>
        <w:r>
          <w:rPr>
            <w:noProof/>
            <w:webHidden/>
          </w:rPr>
        </w:r>
        <w:r>
          <w:rPr>
            <w:noProof/>
            <w:webHidden/>
          </w:rPr>
          <w:fldChar w:fldCharType="separate"/>
        </w:r>
        <w:r>
          <w:rPr>
            <w:noProof/>
            <w:webHidden/>
          </w:rPr>
          <w:t>27</w:t>
        </w:r>
        <w:r>
          <w:rPr>
            <w:noProof/>
            <w:webHidden/>
          </w:rPr>
          <w:fldChar w:fldCharType="end"/>
        </w:r>
      </w:hyperlink>
    </w:p>
    <w:p w14:paraId="49FD5FE8" w14:textId="1FDC4ED7" w:rsidR="004C77C9" w:rsidRDefault="004F512A" w:rsidP="008A0682">
      <w:pPr>
        <w:pStyle w:val="Verzeichnisende"/>
      </w:pPr>
      <w:r>
        <w:fldChar w:fldCharType="end"/>
      </w:r>
    </w:p>
    <w:p w14:paraId="448467D8" w14:textId="77777777" w:rsidR="004C77C9" w:rsidRDefault="004C77C9" w:rsidP="008A0682">
      <w:pPr>
        <w:spacing w:after="100"/>
        <w:rPr>
          <w:noProof/>
          <w:sz w:val="2"/>
        </w:rPr>
      </w:pPr>
      <w:r>
        <w:br w:type="page"/>
      </w:r>
    </w:p>
    <w:p w14:paraId="19FFFBA8" w14:textId="77777777" w:rsidR="004F512A" w:rsidRPr="00992272" w:rsidRDefault="004F512A" w:rsidP="008A0682">
      <w:pPr>
        <w:pStyle w:val="Verzeichnisende"/>
      </w:pPr>
    </w:p>
    <w:p w14:paraId="408260E3" w14:textId="058BAD7B" w:rsidR="004F512A" w:rsidRPr="00CB784C" w:rsidRDefault="004F512A" w:rsidP="008A0682">
      <w:pPr>
        <w:pStyle w:val="ListNumber"/>
        <w:spacing w:line="240" w:lineRule="auto"/>
        <w:jc w:val="both"/>
        <w:rPr>
          <w:color w:val="000000"/>
        </w:rPr>
      </w:pPr>
      <w:bookmarkStart w:id="3" w:name="_Toc99047645"/>
      <w:bookmarkStart w:id="4" w:name="_Toc99047646"/>
      <w:bookmarkStart w:id="5" w:name="_Toc99047647"/>
      <w:bookmarkEnd w:id="3"/>
      <w:bookmarkEnd w:id="4"/>
      <w:bookmarkEnd w:id="5"/>
      <w:r w:rsidRPr="00CB784C">
        <w:t xml:space="preserve"> </w:t>
      </w:r>
      <w:bookmarkStart w:id="6" w:name="_Toc100320914"/>
      <w:r w:rsidRPr="00CB784C">
        <w:t>Figures</w:t>
      </w:r>
      <w:r w:rsidR="004C77C9">
        <w:t>:</w:t>
      </w:r>
      <w:bookmarkEnd w:id="6"/>
    </w:p>
    <w:p w14:paraId="2B991625" w14:textId="174A0CA5" w:rsidR="008F2383" w:rsidRDefault="008F2383">
      <w:pPr>
        <w:pStyle w:val="TableofFigures"/>
        <w:tabs>
          <w:tab w:val="right" w:leader="dot" w:pos="9017"/>
        </w:tabs>
        <w:rPr>
          <w:rFonts w:asciiTheme="minorHAnsi" w:eastAsiaTheme="minorEastAsia" w:hAnsiTheme="minorHAnsi" w:cstheme="minorBidi"/>
          <w:noProof/>
        </w:rPr>
      </w:pPr>
      <w:r>
        <w:rPr>
          <w:color w:val="000000"/>
          <w:sz w:val="22"/>
          <w:szCs w:val="22"/>
        </w:rPr>
        <w:fldChar w:fldCharType="begin"/>
      </w:r>
      <w:r>
        <w:rPr>
          <w:color w:val="000000"/>
          <w:sz w:val="22"/>
          <w:szCs w:val="22"/>
        </w:rPr>
        <w:instrText xml:space="preserve"> TOC \h \z \c "Figure" </w:instrText>
      </w:r>
      <w:r>
        <w:rPr>
          <w:color w:val="000000"/>
          <w:sz w:val="22"/>
          <w:szCs w:val="22"/>
        </w:rPr>
        <w:fldChar w:fldCharType="separate"/>
      </w:r>
      <w:hyperlink w:anchor="_Toc100319498" w:history="1">
        <w:r w:rsidRPr="000C49E4">
          <w:rPr>
            <w:rStyle w:val="Hyperlink"/>
            <w:noProof/>
          </w:rPr>
          <w:t>Figure 1: BUSCO results</w:t>
        </w:r>
        <w:r>
          <w:rPr>
            <w:noProof/>
            <w:webHidden/>
          </w:rPr>
          <w:tab/>
        </w:r>
        <w:r>
          <w:rPr>
            <w:noProof/>
            <w:webHidden/>
          </w:rPr>
          <w:fldChar w:fldCharType="begin"/>
        </w:r>
        <w:r>
          <w:rPr>
            <w:noProof/>
            <w:webHidden/>
          </w:rPr>
          <w:instrText xml:space="preserve"> PAGEREF _Toc100319498 \h </w:instrText>
        </w:r>
        <w:r>
          <w:rPr>
            <w:noProof/>
            <w:webHidden/>
          </w:rPr>
        </w:r>
        <w:r>
          <w:rPr>
            <w:noProof/>
            <w:webHidden/>
          </w:rPr>
          <w:fldChar w:fldCharType="separate"/>
        </w:r>
        <w:r>
          <w:rPr>
            <w:noProof/>
            <w:webHidden/>
          </w:rPr>
          <w:t>5</w:t>
        </w:r>
        <w:r>
          <w:rPr>
            <w:noProof/>
            <w:webHidden/>
          </w:rPr>
          <w:fldChar w:fldCharType="end"/>
        </w:r>
      </w:hyperlink>
    </w:p>
    <w:p w14:paraId="2AF348AF" w14:textId="4504D4C6" w:rsidR="008F2383" w:rsidRDefault="008F2383">
      <w:pPr>
        <w:pStyle w:val="TableofFigures"/>
        <w:tabs>
          <w:tab w:val="right" w:leader="dot" w:pos="9017"/>
        </w:tabs>
        <w:rPr>
          <w:rFonts w:asciiTheme="minorHAnsi" w:eastAsiaTheme="minorEastAsia" w:hAnsiTheme="minorHAnsi" w:cstheme="minorBidi"/>
          <w:noProof/>
        </w:rPr>
      </w:pPr>
      <w:hyperlink w:anchor="_Toc100319499" w:history="1">
        <w:r w:rsidRPr="000C49E4">
          <w:rPr>
            <w:rStyle w:val="Hyperlink"/>
            <w:noProof/>
          </w:rPr>
          <w:t>Figure 2: Workflow diagram</w:t>
        </w:r>
        <w:r>
          <w:rPr>
            <w:noProof/>
            <w:webHidden/>
          </w:rPr>
          <w:tab/>
        </w:r>
        <w:r>
          <w:rPr>
            <w:noProof/>
            <w:webHidden/>
          </w:rPr>
          <w:fldChar w:fldCharType="begin"/>
        </w:r>
        <w:r>
          <w:rPr>
            <w:noProof/>
            <w:webHidden/>
          </w:rPr>
          <w:instrText xml:space="preserve"> PAGEREF _Toc100319499 \h </w:instrText>
        </w:r>
        <w:r>
          <w:rPr>
            <w:noProof/>
            <w:webHidden/>
          </w:rPr>
        </w:r>
        <w:r>
          <w:rPr>
            <w:noProof/>
            <w:webHidden/>
          </w:rPr>
          <w:fldChar w:fldCharType="separate"/>
        </w:r>
        <w:r>
          <w:rPr>
            <w:noProof/>
            <w:webHidden/>
          </w:rPr>
          <w:t>7</w:t>
        </w:r>
        <w:r>
          <w:rPr>
            <w:noProof/>
            <w:webHidden/>
          </w:rPr>
          <w:fldChar w:fldCharType="end"/>
        </w:r>
      </w:hyperlink>
    </w:p>
    <w:p w14:paraId="523820BD" w14:textId="5C9DD1B5" w:rsidR="008F2383" w:rsidRDefault="008F2383">
      <w:pPr>
        <w:pStyle w:val="TableofFigures"/>
        <w:tabs>
          <w:tab w:val="right" w:leader="dot" w:pos="9017"/>
        </w:tabs>
        <w:rPr>
          <w:rFonts w:asciiTheme="minorHAnsi" w:eastAsiaTheme="minorEastAsia" w:hAnsiTheme="minorHAnsi" w:cstheme="minorBidi"/>
          <w:noProof/>
        </w:rPr>
      </w:pPr>
      <w:hyperlink w:anchor="_Toc100319500" w:history="1">
        <w:r w:rsidRPr="000C49E4">
          <w:rPr>
            <w:rStyle w:val="Hyperlink"/>
            <w:noProof/>
          </w:rPr>
          <w:t>Figure 3: Multiple sequence alignment</w:t>
        </w:r>
        <w:r>
          <w:rPr>
            <w:noProof/>
            <w:webHidden/>
          </w:rPr>
          <w:tab/>
        </w:r>
        <w:r>
          <w:rPr>
            <w:noProof/>
            <w:webHidden/>
          </w:rPr>
          <w:fldChar w:fldCharType="begin"/>
        </w:r>
        <w:r>
          <w:rPr>
            <w:noProof/>
            <w:webHidden/>
          </w:rPr>
          <w:instrText xml:space="preserve"> PAGEREF _Toc100319500 \h </w:instrText>
        </w:r>
        <w:r>
          <w:rPr>
            <w:noProof/>
            <w:webHidden/>
          </w:rPr>
        </w:r>
        <w:r>
          <w:rPr>
            <w:noProof/>
            <w:webHidden/>
          </w:rPr>
          <w:fldChar w:fldCharType="separate"/>
        </w:r>
        <w:r>
          <w:rPr>
            <w:noProof/>
            <w:webHidden/>
          </w:rPr>
          <w:t>17</w:t>
        </w:r>
        <w:r>
          <w:rPr>
            <w:noProof/>
            <w:webHidden/>
          </w:rPr>
          <w:fldChar w:fldCharType="end"/>
        </w:r>
      </w:hyperlink>
    </w:p>
    <w:p w14:paraId="4E4CD138" w14:textId="0F6478B9" w:rsidR="008F2383" w:rsidRDefault="008F2383">
      <w:pPr>
        <w:pStyle w:val="TableofFigures"/>
        <w:tabs>
          <w:tab w:val="right" w:leader="dot" w:pos="9017"/>
        </w:tabs>
        <w:rPr>
          <w:rFonts w:asciiTheme="minorHAnsi" w:eastAsiaTheme="minorEastAsia" w:hAnsiTheme="minorHAnsi" w:cstheme="minorBidi"/>
          <w:noProof/>
        </w:rPr>
      </w:pPr>
      <w:hyperlink w:anchor="_Toc100319501" w:history="1">
        <w:r w:rsidRPr="000C49E4">
          <w:rPr>
            <w:rStyle w:val="Hyperlink"/>
            <w:noProof/>
          </w:rPr>
          <w:t>Figure 4: B106 annotation comparison</w:t>
        </w:r>
        <w:r>
          <w:rPr>
            <w:noProof/>
            <w:webHidden/>
          </w:rPr>
          <w:tab/>
        </w:r>
        <w:r>
          <w:rPr>
            <w:noProof/>
            <w:webHidden/>
          </w:rPr>
          <w:fldChar w:fldCharType="begin"/>
        </w:r>
        <w:r>
          <w:rPr>
            <w:noProof/>
            <w:webHidden/>
          </w:rPr>
          <w:instrText xml:space="preserve"> PAGEREF _Toc100319501 \h </w:instrText>
        </w:r>
        <w:r>
          <w:rPr>
            <w:noProof/>
            <w:webHidden/>
          </w:rPr>
        </w:r>
        <w:r>
          <w:rPr>
            <w:noProof/>
            <w:webHidden/>
          </w:rPr>
          <w:fldChar w:fldCharType="separate"/>
        </w:r>
        <w:r>
          <w:rPr>
            <w:noProof/>
            <w:webHidden/>
          </w:rPr>
          <w:t>18</w:t>
        </w:r>
        <w:r>
          <w:rPr>
            <w:noProof/>
            <w:webHidden/>
          </w:rPr>
          <w:fldChar w:fldCharType="end"/>
        </w:r>
      </w:hyperlink>
    </w:p>
    <w:p w14:paraId="74033405" w14:textId="1466AB79" w:rsidR="008F2383" w:rsidRDefault="008F2383">
      <w:pPr>
        <w:pStyle w:val="TableofFigures"/>
        <w:tabs>
          <w:tab w:val="right" w:leader="dot" w:pos="9017"/>
        </w:tabs>
        <w:rPr>
          <w:rFonts w:asciiTheme="minorHAnsi" w:eastAsiaTheme="minorEastAsia" w:hAnsiTheme="minorHAnsi" w:cstheme="minorBidi"/>
          <w:noProof/>
        </w:rPr>
      </w:pPr>
      <w:hyperlink w:anchor="_Toc100319502" w:history="1">
        <w:r w:rsidRPr="000C49E4">
          <w:rPr>
            <w:rStyle w:val="Hyperlink"/>
            <w:noProof/>
          </w:rPr>
          <w:t>Figure 5: B107 annotation comparison</w:t>
        </w:r>
        <w:r>
          <w:rPr>
            <w:noProof/>
            <w:webHidden/>
          </w:rPr>
          <w:tab/>
        </w:r>
        <w:r>
          <w:rPr>
            <w:noProof/>
            <w:webHidden/>
          </w:rPr>
          <w:fldChar w:fldCharType="begin"/>
        </w:r>
        <w:r>
          <w:rPr>
            <w:noProof/>
            <w:webHidden/>
          </w:rPr>
          <w:instrText xml:space="preserve"> PAGEREF _Toc100319502 \h </w:instrText>
        </w:r>
        <w:r>
          <w:rPr>
            <w:noProof/>
            <w:webHidden/>
          </w:rPr>
        </w:r>
        <w:r>
          <w:rPr>
            <w:noProof/>
            <w:webHidden/>
          </w:rPr>
          <w:fldChar w:fldCharType="separate"/>
        </w:r>
        <w:r>
          <w:rPr>
            <w:noProof/>
            <w:webHidden/>
          </w:rPr>
          <w:t>18</w:t>
        </w:r>
        <w:r>
          <w:rPr>
            <w:noProof/>
            <w:webHidden/>
          </w:rPr>
          <w:fldChar w:fldCharType="end"/>
        </w:r>
      </w:hyperlink>
    </w:p>
    <w:p w14:paraId="39EFAC7C" w14:textId="7BA873DC" w:rsidR="008F2383" w:rsidRDefault="008F2383">
      <w:pPr>
        <w:pStyle w:val="TableofFigures"/>
        <w:tabs>
          <w:tab w:val="right" w:leader="dot" w:pos="9017"/>
        </w:tabs>
        <w:rPr>
          <w:rFonts w:asciiTheme="minorHAnsi" w:eastAsiaTheme="minorEastAsia" w:hAnsiTheme="minorHAnsi" w:cstheme="minorBidi"/>
          <w:noProof/>
        </w:rPr>
      </w:pPr>
      <w:hyperlink w:anchor="_Toc100319503" w:history="1">
        <w:r w:rsidRPr="000C49E4">
          <w:rPr>
            <w:rStyle w:val="Hyperlink"/>
            <w:noProof/>
          </w:rPr>
          <w:t>Figure 6: Lo1290 annotation comparison</w:t>
        </w:r>
        <w:r>
          <w:rPr>
            <w:noProof/>
            <w:webHidden/>
          </w:rPr>
          <w:tab/>
        </w:r>
        <w:r>
          <w:rPr>
            <w:noProof/>
            <w:webHidden/>
          </w:rPr>
          <w:fldChar w:fldCharType="begin"/>
        </w:r>
        <w:r>
          <w:rPr>
            <w:noProof/>
            <w:webHidden/>
          </w:rPr>
          <w:instrText xml:space="preserve"> PAGEREF _Toc100319503 \h </w:instrText>
        </w:r>
        <w:r>
          <w:rPr>
            <w:noProof/>
            <w:webHidden/>
          </w:rPr>
        </w:r>
        <w:r>
          <w:rPr>
            <w:noProof/>
            <w:webHidden/>
          </w:rPr>
          <w:fldChar w:fldCharType="separate"/>
        </w:r>
        <w:r>
          <w:rPr>
            <w:noProof/>
            <w:webHidden/>
          </w:rPr>
          <w:t>18</w:t>
        </w:r>
        <w:r>
          <w:rPr>
            <w:noProof/>
            <w:webHidden/>
          </w:rPr>
          <w:fldChar w:fldCharType="end"/>
        </w:r>
      </w:hyperlink>
    </w:p>
    <w:p w14:paraId="3AB8F6E0" w14:textId="41BF9019" w:rsidR="008F2383" w:rsidRDefault="008F2383">
      <w:pPr>
        <w:pStyle w:val="TableofFigures"/>
        <w:tabs>
          <w:tab w:val="right" w:leader="dot" w:pos="9017"/>
        </w:tabs>
        <w:rPr>
          <w:rStyle w:val="Hyperlink"/>
          <w:noProof/>
        </w:rPr>
      </w:pPr>
      <w:hyperlink w:anchor="_Toc100319504" w:history="1">
        <w:r w:rsidRPr="000C49E4">
          <w:rPr>
            <w:rStyle w:val="Hyperlink"/>
            <w:noProof/>
          </w:rPr>
          <w:t>Figure 7: F888 annotation comparison</w:t>
        </w:r>
        <w:r>
          <w:rPr>
            <w:noProof/>
            <w:webHidden/>
          </w:rPr>
          <w:tab/>
        </w:r>
        <w:r>
          <w:rPr>
            <w:noProof/>
            <w:webHidden/>
          </w:rPr>
          <w:fldChar w:fldCharType="begin"/>
        </w:r>
        <w:r>
          <w:rPr>
            <w:noProof/>
            <w:webHidden/>
          </w:rPr>
          <w:instrText xml:space="preserve"> PAGEREF _Toc100319504 \h </w:instrText>
        </w:r>
        <w:r>
          <w:rPr>
            <w:noProof/>
            <w:webHidden/>
          </w:rPr>
        </w:r>
        <w:r>
          <w:rPr>
            <w:noProof/>
            <w:webHidden/>
          </w:rPr>
          <w:fldChar w:fldCharType="separate"/>
        </w:r>
        <w:r>
          <w:rPr>
            <w:noProof/>
            <w:webHidden/>
          </w:rPr>
          <w:t>19</w:t>
        </w:r>
        <w:r>
          <w:rPr>
            <w:noProof/>
            <w:webHidden/>
          </w:rPr>
          <w:fldChar w:fldCharType="end"/>
        </w:r>
      </w:hyperlink>
    </w:p>
    <w:p w14:paraId="65AEADC2" w14:textId="74DFC141" w:rsidR="008F2383" w:rsidRPr="008F2383" w:rsidRDefault="008F2383" w:rsidP="008F2383">
      <w:pPr>
        <w:spacing w:after="100"/>
        <w:rPr>
          <w:rFonts w:eastAsiaTheme="minorEastAsia"/>
        </w:rPr>
      </w:pPr>
      <w:r>
        <w:rPr>
          <w:rFonts w:eastAsiaTheme="minorEastAsia"/>
        </w:rPr>
        <w:br w:type="page"/>
      </w:r>
    </w:p>
    <w:p w14:paraId="49615423" w14:textId="3030E842" w:rsidR="007D7C19" w:rsidRDefault="008F2383" w:rsidP="007D7C19">
      <w:pPr>
        <w:pStyle w:val="ListNumber"/>
        <w:spacing w:line="240" w:lineRule="auto"/>
        <w:rPr>
          <w:noProof/>
        </w:rPr>
      </w:pPr>
      <w:r>
        <w:rPr>
          <w:color w:val="000000"/>
          <w:sz w:val="22"/>
          <w:szCs w:val="22"/>
        </w:rPr>
        <w:lastRenderedPageBreak/>
        <w:fldChar w:fldCharType="end"/>
      </w:r>
      <w:bookmarkStart w:id="7" w:name="_Toc100320915"/>
      <w:r w:rsidR="004F512A" w:rsidRPr="00CB784C">
        <w:t>Tables</w:t>
      </w:r>
      <w:r w:rsidR="004C77C9">
        <w:t>:</w:t>
      </w:r>
      <w:bookmarkEnd w:id="7"/>
    </w:p>
    <w:bookmarkStart w:id="8" w:name="_Toc100320916"/>
    <w:p w14:paraId="0860B9A1" w14:textId="7E94AA60" w:rsidR="007D7C19" w:rsidRDefault="007D7C19">
      <w:pPr>
        <w:pStyle w:val="TableofFigures"/>
        <w:tabs>
          <w:tab w:val="right" w:leader="dot" w:pos="9017"/>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100320949" w:history="1">
        <w:r w:rsidRPr="00191873">
          <w:rPr>
            <w:rStyle w:val="Hyperlink"/>
            <w:noProof/>
          </w:rPr>
          <w:t>Table 1: Assembly statistics</w:t>
        </w:r>
        <w:r>
          <w:rPr>
            <w:noProof/>
            <w:webHidden/>
          </w:rPr>
          <w:tab/>
        </w:r>
        <w:r>
          <w:rPr>
            <w:noProof/>
            <w:webHidden/>
          </w:rPr>
          <w:fldChar w:fldCharType="begin"/>
        </w:r>
        <w:r>
          <w:rPr>
            <w:noProof/>
            <w:webHidden/>
          </w:rPr>
          <w:instrText xml:space="preserve"> PAGEREF _Toc100320949 \h </w:instrText>
        </w:r>
        <w:r>
          <w:rPr>
            <w:noProof/>
            <w:webHidden/>
          </w:rPr>
        </w:r>
        <w:r>
          <w:rPr>
            <w:noProof/>
            <w:webHidden/>
          </w:rPr>
          <w:fldChar w:fldCharType="separate"/>
        </w:r>
        <w:r>
          <w:rPr>
            <w:noProof/>
            <w:webHidden/>
          </w:rPr>
          <w:t>4</w:t>
        </w:r>
        <w:r>
          <w:rPr>
            <w:noProof/>
            <w:webHidden/>
          </w:rPr>
          <w:fldChar w:fldCharType="end"/>
        </w:r>
      </w:hyperlink>
    </w:p>
    <w:p w14:paraId="01BDFEB4" w14:textId="0F58CFE3" w:rsidR="007D7C19" w:rsidRDefault="007D7C19">
      <w:pPr>
        <w:pStyle w:val="TableofFigures"/>
        <w:tabs>
          <w:tab w:val="right" w:leader="dot" w:pos="9017"/>
        </w:tabs>
        <w:rPr>
          <w:rFonts w:asciiTheme="minorHAnsi" w:eastAsiaTheme="minorEastAsia" w:hAnsiTheme="minorHAnsi" w:cstheme="minorBidi"/>
          <w:noProof/>
        </w:rPr>
      </w:pPr>
      <w:hyperlink w:anchor="_Toc100320950" w:history="1">
        <w:r w:rsidRPr="00191873">
          <w:rPr>
            <w:rStyle w:val="Hyperlink"/>
            <w:noProof/>
          </w:rPr>
          <w:t>Table 2: List of target genes for annotation</w:t>
        </w:r>
        <w:r>
          <w:rPr>
            <w:noProof/>
            <w:webHidden/>
          </w:rPr>
          <w:tab/>
        </w:r>
        <w:r>
          <w:rPr>
            <w:noProof/>
            <w:webHidden/>
          </w:rPr>
          <w:fldChar w:fldCharType="begin"/>
        </w:r>
        <w:r>
          <w:rPr>
            <w:noProof/>
            <w:webHidden/>
          </w:rPr>
          <w:instrText xml:space="preserve"> PAGEREF _Toc100320950 \h </w:instrText>
        </w:r>
        <w:r>
          <w:rPr>
            <w:noProof/>
            <w:webHidden/>
          </w:rPr>
        </w:r>
        <w:r>
          <w:rPr>
            <w:noProof/>
            <w:webHidden/>
          </w:rPr>
          <w:fldChar w:fldCharType="separate"/>
        </w:r>
        <w:r>
          <w:rPr>
            <w:noProof/>
            <w:webHidden/>
          </w:rPr>
          <w:t>6</w:t>
        </w:r>
        <w:r>
          <w:rPr>
            <w:noProof/>
            <w:webHidden/>
          </w:rPr>
          <w:fldChar w:fldCharType="end"/>
        </w:r>
      </w:hyperlink>
    </w:p>
    <w:p w14:paraId="70E0EF1E" w14:textId="6E8D2D27" w:rsidR="007D7C19" w:rsidRDefault="007D7C19">
      <w:pPr>
        <w:pStyle w:val="TableofFigures"/>
        <w:tabs>
          <w:tab w:val="right" w:leader="dot" w:pos="9017"/>
        </w:tabs>
        <w:rPr>
          <w:rFonts w:asciiTheme="minorHAnsi" w:eastAsiaTheme="minorEastAsia" w:hAnsiTheme="minorHAnsi" w:cstheme="minorBidi"/>
          <w:noProof/>
        </w:rPr>
      </w:pPr>
      <w:hyperlink w:anchor="_Toc100320951" w:history="1">
        <w:r w:rsidRPr="00191873">
          <w:rPr>
            <w:rStyle w:val="Hyperlink"/>
            <w:noProof/>
          </w:rPr>
          <w:t>Table 3: Summary table of target gene annotations</w:t>
        </w:r>
        <w:r>
          <w:rPr>
            <w:noProof/>
            <w:webHidden/>
          </w:rPr>
          <w:tab/>
        </w:r>
        <w:r>
          <w:rPr>
            <w:noProof/>
            <w:webHidden/>
          </w:rPr>
          <w:fldChar w:fldCharType="begin"/>
        </w:r>
        <w:r>
          <w:rPr>
            <w:noProof/>
            <w:webHidden/>
          </w:rPr>
          <w:instrText xml:space="preserve"> PAGEREF _Toc100320951 \h </w:instrText>
        </w:r>
        <w:r>
          <w:rPr>
            <w:noProof/>
            <w:webHidden/>
          </w:rPr>
        </w:r>
        <w:r>
          <w:rPr>
            <w:noProof/>
            <w:webHidden/>
          </w:rPr>
          <w:fldChar w:fldCharType="separate"/>
        </w:r>
        <w:r>
          <w:rPr>
            <w:noProof/>
            <w:webHidden/>
          </w:rPr>
          <w:t>11</w:t>
        </w:r>
        <w:r>
          <w:rPr>
            <w:noProof/>
            <w:webHidden/>
          </w:rPr>
          <w:fldChar w:fldCharType="end"/>
        </w:r>
      </w:hyperlink>
    </w:p>
    <w:p w14:paraId="004246CB" w14:textId="3E86060E" w:rsidR="007D7C19" w:rsidRDefault="007D7C19">
      <w:pPr>
        <w:pStyle w:val="TableofFigures"/>
        <w:tabs>
          <w:tab w:val="right" w:leader="dot" w:pos="9017"/>
        </w:tabs>
        <w:rPr>
          <w:rFonts w:asciiTheme="minorHAnsi" w:eastAsiaTheme="minorEastAsia" w:hAnsiTheme="minorHAnsi" w:cstheme="minorBidi"/>
          <w:noProof/>
        </w:rPr>
      </w:pPr>
      <w:hyperlink w:anchor="_Toc100320952" w:history="1">
        <w:r w:rsidRPr="00191873">
          <w:rPr>
            <w:rStyle w:val="Hyperlink"/>
            <w:noProof/>
          </w:rPr>
          <w:t>Table 4: BLAST summary results</w:t>
        </w:r>
        <w:r>
          <w:rPr>
            <w:noProof/>
            <w:webHidden/>
          </w:rPr>
          <w:tab/>
        </w:r>
        <w:r>
          <w:rPr>
            <w:noProof/>
            <w:webHidden/>
          </w:rPr>
          <w:fldChar w:fldCharType="begin"/>
        </w:r>
        <w:r>
          <w:rPr>
            <w:noProof/>
            <w:webHidden/>
          </w:rPr>
          <w:instrText xml:space="preserve"> PAGEREF _Toc100320952 \h </w:instrText>
        </w:r>
        <w:r>
          <w:rPr>
            <w:noProof/>
            <w:webHidden/>
          </w:rPr>
        </w:r>
        <w:r>
          <w:rPr>
            <w:noProof/>
            <w:webHidden/>
          </w:rPr>
          <w:fldChar w:fldCharType="separate"/>
        </w:r>
        <w:r>
          <w:rPr>
            <w:noProof/>
            <w:webHidden/>
          </w:rPr>
          <w:t>16</w:t>
        </w:r>
        <w:r>
          <w:rPr>
            <w:noProof/>
            <w:webHidden/>
          </w:rPr>
          <w:fldChar w:fldCharType="end"/>
        </w:r>
      </w:hyperlink>
    </w:p>
    <w:p w14:paraId="09A28BBA" w14:textId="5EF56913" w:rsidR="007D7C19" w:rsidRDefault="007D7C19">
      <w:pPr>
        <w:pStyle w:val="TableofFigures"/>
        <w:tabs>
          <w:tab w:val="right" w:leader="dot" w:pos="9017"/>
        </w:tabs>
        <w:rPr>
          <w:rStyle w:val="Hyperlink"/>
          <w:noProof/>
        </w:rPr>
      </w:pPr>
      <w:hyperlink w:anchor="_Toc100320953" w:history="1">
        <w:r w:rsidRPr="00191873">
          <w:rPr>
            <w:rStyle w:val="Hyperlink"/>
            <w:noProof/>
          </w:rPr>
          <w:t>Table 5: Augustus predictions</w:t>
        </w:r>
        <w:r>
          <w:rPr>
            <w:noProof/>
            <w:webHidden/>
          </w:rPr>
          <w:tab/>
        </w:r>
        <w:r>
          <w:rPr>
            <w:noProof/>
            <w:webHidden/>
          </w:rPr>
          <w:fldChar w:fldCharType="begin"/>
        </w:r>
        <w:r>
          <w:rPr>
            <w:noProof/>
            <w:webHidden/>
          </w:rPr>
          <w:instrText xml:space="preserve"> PAGEREF _Toc100320953 \h </w:instrText>
        </w:r>
        <w:r>
          <w:rPr>
            <w:noProof/>
            <w:webHidden/>
          </w:rPr>
        </w:r>
        <w:r>
          <w:rPr>
            <w:noProof/>
            <w:webHidden/>
          </w:rPr>
          <w:fldChar w:fldCharType="separate"/>
        </w:r>
        <w:r>
          <w:rPr>
            <w:noProof/>
            <w:webHidden/>
          </w:rPr>
          <w:t>19</w:t>
        </w:r>
        <w:r>
          <w:rPr>
            <w:noProof/>
            <w:webHidden/>
          </w:rPr>
          <w:fldChar w:fldCharType="end"/>
        </w:r>
      </w:hyperlink>
    </w:p>
    <w:p w14:paraId="37980B47" w14:textId="16F92D32" w:rsidR="007D7C19" w:rsidRPr="007D7C19" w:rsidRDefault="007D7C19" w:rsidP="007D7C19">
      <w:pPr>
        <w:spacing w:after="100"/>
        <w:rPr>
          <w:noProof/>
          <w:szCs w:val="18"/>
        </w:rPr>
      </w:pPr>
      <w:r>
        <w:rPr>
          <w:rStyle w:val="Hyperlink"/>
          <w:noProof/>
        </w:rPr>
        <w:br w:type="page"/>
      </w:r>
    </w:p>
    <w:p w14:paraId="7ED1DE40" w14:textId="3BD717F8" w:rsidR="004F512A" w:rsidRPr="00CB784C" w:rsidRDefault="007D7C19" w:rsidP="008A0682">
      <w:pPr>
        <w:pStyle w:val="ListNumber"/>
        <w:spacing w:line="240" w:lineRule="auto"/>
        <w:jc w:val="both"/>
      </w:pPr>
      <w:r>
        <w:rPr>
          <w:sz w:val="24"/>
        </w:rPr>
        <w:lastRenderedPageBreak/>
        <w:fldChar w:fldCharType="end"/>
      </w:r>
      <w:r w:rsidR="004F512A" w:rsidRPr="00CB784C">
        <w:t>Abbreviations</w:t>
      </w:r>
      <w:r w:rsidR="004C77C9">
        <w:t>:</w:t>
      </w:r>
      <w:bookmarkEnd w:id="8"/>
    </w:p>
    <w:p w14:paraId="6DBD20FF" w14:textId="77777777" w:rsidR="004A4D8A" w:rsidRDefault="004A4D8A" w:rsidP="008A0682">
      <w:pPr>
        <w:jc w:val="both"/>
        <w:rPr>
          <w:color w:val="000000"/>
        </w:rPr>
      </w:pPr>
    </w:p>
    <w:p w14:paraId="79E927DC" w14:textId="67BB0821" w:rsidR="004A4D8A" w:rsidRDefault="004A4D8A" w:rsidP="008A0682">
      <w:pPr>
        <w:jc w:val="both"/>
        <w:rPr>
          <w:color w:val="000000"/>
        </w:rPr>
      </w:pPr>
      <w:r>
        <w:rPr>
          <w:color w:val="000000"/>
        </w:rPr>
        <w:t>AED – Annotation Editing Distance</w:t>
      </w:r>
    </w:p>
    <w:p w14:paraId="54483429" w14:textId="3E5FBD2C" w:rsidR="004F512A" w:rsidRPr="004F512A" w:rsidRDefault="004F512A" w:rsidP="008A0682">
      <w:pPr>
        <w:jc w:val="both"/>
        <w:rPr>
          <w:color w:val="000000"/>
        </w:rPr>
      </w:pPr>
      <w:r w:rsidRPr="004F512A">
        <w:rPr>
          <w:color w:val="000000"/>
        </w:rPr>
        <w:t>BLAST – Basic Local Alignment Search Tool</w:t>
      </w:r>
    </w:p>
    <w:p w14:paraId="7105ECEC" w14:textId="77777777" w:rsidR="004F512A" w:rsidRPr="004F512A" w:rsidRDefault="004F512A" w:rsidP="008A0682">
      <w:pPr>
        <w:jc w:val="both"/>
        <w:rPr>
          <w:color w:val="000000"/>
        </w:rPr>
      </w:pPr>
      <w:r w:rsidRPr="004F512A">
        <w:rPr>
          <w:color w:val="000000"/>
        </w:rPr>
        <w:t>BUSCO – Benchmarking of near-universal single copy orthologs</w:t>
      </w:r>
    </w:p>
    <w:p w14:paraId="0B5F0662" w14:textId="77777777" w:rsidR="004F512A" w:rsidRPr="004F512A" w:rsidRDefault="004F512A" w:rsidP="008A0682">
      <w:pPr>
        <w:jc w:val="both"/>
        <w:rPr>
          <w:color w:val="000000"/>
        </w:rPr>
      </w:pPr>
      <w:r w:rsidRPr="004F512A">
        <w:rPr>
          <w:color w:val="000000"/>
        </w:rPr>
        <w:t>CDS – Coding DNA sequence</w:t>
      </w:r>
    </w:p>
    <w:p w14:paraId="57849FC3" w14:textId="06A1B12B" w:rsidR="004F512A" w:rsidRDefault="004F512A" w:rsidP="008A0682">
      <w:pPr>
        <w:jc w:val="both"/>
        <w:rPr>
          <w:color w:val="000000"/>
        </w:rPr>
      </w:pPr>
      <w:r w:rsidRPr="004F512A">
        <w:rPr>
          <w:color w:val="000000"/>
        </w:rPr>
        <w:t>GFF – General feature format</w:t>
      </w:r>
    </w:p>
    <w:p w14:paraId="3AA6039D" w14:textId="7DFB0EEF" w:rsidR="006A5986" w:rsidRDefault="006A5986" w:rsidP="008A0682">
      <w:pPr>
        <w:jc w:val="both"/>
        <w:rPr>
          <w:color w:val="000000"/>
        </w:rPr>
      </w:pPr>
      <w:r>
        <w:rPr>
          <w:color w:val="000000"/>
        </w:rPr>
        <w:t>QI2 – Quality Index 2</w:t>
      </w:r>
    </w:p>
    <w:p w14:paraId="2378D26C" w14:textId="250DC539" w:rsidR="004A4D8A" w:rsidRPr="00992272" w:rsidRDefault="004A4D8A" w:rsidP="008A0682">
      <w:pPr>
        <w:jc w:val="both"/>
        <w:rPr>
          <w:color w:val="000000"/>
        </w:rPr>
      </w:pPr>
      <w:r>
        <w:rPr>
          <w:color w:val="000000"/>
        </w:rPr>
        <w:t>UTR – Untranslated region</w:t>
      </w:r>
    </w:p>
    <w:p w14:paraId="486BEF6F" w14:textId="77777777" w:rsidR="007437B1" w:rsidRPr="00CB784C" w:rsidRDefault="007437B1" w:rsidP="008A0682"/>
    <w:p w14:paraId="4E2E219F" w14:textId="3FE4D27E" w:rsidR="004F512A" w:rsidRPr="00CB784C" w:rsidRDefault="004F512A" w:rsidP="008A0682">
      <w:pPr>
        <w:rPr>
          <w:sz w:val="22"/>
        </w:rPr>
        <w:sectPr w:rsidR="004F512A" w:rsidRPr="00CB784C" w:rsidSect="0055034E">
          <w:footerReference w:type="default" r:id="rId11"/>
          <w:type w:val="oddPage"/>
          <w:pgSz w:w="11907" w:h="16838"/>
          <w:pgMar w:top="1440" w:right="1440" w:bottom="1440" w:left="1440" w:header="1134" w:footer="652" w:gutter="0"/>
          <w:pgNumType w:fmt="lowerRoman"/>
          <w:cols w:space="284"/>
          <w:formProt w:val="0"/>
          <w:docGrid w:linePitch="360"/>
        </w:sectPr>
      </w:pPr>
    </w:p>
    <w:p w14:paraId="052B0493" w14:textId="77777777" w:rsidR="008D5AC7" w:rsidRPr="004F512A" w:rsidRDefault="008D5AC7" w:rsidP="008A0682">
      <w:pPr>
        <w:pStyle w:val="KapitelI"/>
        <w:spacing w:line="240" w:lineRule="auto"/>
      </w:pPr>
      <w:bookmarkStart w:id="9" w:name="_Toc98856537"/>
      <w:bookmarkStart w:id="10" w:name="_Toc100320917"/>
      <w:r w:rsidRPr="004F512A">
        <w:lastRenderedPageBreak/>
        <w:t>Introduction:</w:t>
      </w:r>
      <w:bookmarkEnd w:id="9"/>
      <w:bookmarkEnd w:id="10"/>
    </w:p>
    <w:p w14:paraId="38A376A5" w14:textId="181F2F11" w:rsidR="008544AC" w:rsidRDefault="00F7178F" w:rsidP="008A0682">
      <w:r>
        <w:t xml:space="preserve">The combination of climate change and growing global demand for </w:t>
      </w:r>
      <w:r w:rsidR="00BE48A0">
        <w:t xml:space="preserve">food highlights the importance of cultivating crops with resistance to a multitude of abiotic stresses. Maize is an excellent candidate for fulfilling this role in the global food system as it harbors an incredible amount of natural diversity, thought to be 2 to </w:t>
      </w:r>
      <w:r w:rsidR="008F2383">
        <w:t>5-fold</w:t>
      </w:r>
      <w:r w:rsidR="00BE48A0">
        <w:t xml:space="preserve"> higher than other domesticated grass crops (Buckler et al. 2001.)</w:t>
      </w:r>
      <w:r w:rsidR="00C530BA">
        <w:t xml:space="preserve"> Maize being the highest yielding cereal crop as well as being a staple crop grown on 6 continents suggests its potential for fulfilling shifting global food demands as well as the need for breeders to select for traits in a wide array of growing environments. </w:t>
      </w:r>
      <w:r w:rsidR="00E31D20">
        <w:t>Future pressure on water resources requires forethought and planning in developing crops compatible with water-use efficiency and potentially more frequent drought events (Schlosser et al. 2014.) Therefore, the discovery of drought tolerant traits in maize is of the utmost importance and urgency.</w:t>
      </w:r>
    </w:p>
    <w:p w14:paraId="3F50CF53" w14:textId="77777777" w:rsidR="00E31D20" w:rsidRPr="00992272" w:rsidRDefault="00E31D20" w:rsidP="008A0682"/>
    <w:p w14:paraId="542521D4" w14:textId="5B4A3549" w:rsidR="008D5AC7" w:rsidRDefault="008D5AC7" w:rsidP="008A0682">
      <w:r w:rsidRPr="00CB784C">
        <w:t xml:space="preserve">Decreasing costs of next generation sequencing have resulted in a flood of genetic data that is available to researchers. With the ease and accessibility of genetic data acquisition comes the need to meaningfully decipher the structure and function of genomic regions. This is the role </w:t>
      </w:r>
      <w:r w:rsidR="00FF3930" w:rsidRPr="00CB784C">
        <w:t>of genomic</w:t>
      </w:r>
      <w:r w:rsidRPr="00CB784C">
        <w:t xml:space="preserve"> annotation: to display the link between a genetic sequence and its biological role within an organism (Stein, 2001.) Annotation most importantly elucidates the structure of genes and their products. Combining </w:t>
      </w:r>
      <w:r w:rsidRPr="00CB784C">
        <w:rPr>
          <w:i/>
          <w:iCs/>
        </w:rPr>
        <w:t xml:space="preserve">ab initio </w:t>
      </w:r>
      <w:r w:rsidRPr="00CB784C">
        <w:t>approaches to gene prediction (which use signal and content sensors within the genetic sequence to predict gene structures such as exons and coding DNA sequences) with sequence similarity searches between gene sequences and an input genome, results in a predicted structure of genes and their localization within a genome of interest (Wang et. al, 2004.) Annotation of different genomes can then be used to detect variation within a species for different genes and their products.</w:t>
      </w:r>
    </w:p>
    <w:p w14:paraId="1E94E24B" w14:textId="77777777" w:rsidR="00977129" w:rsidRDefault="00977129" w:rsidP="008A0682"/>
    <w:p w14:paraId="0D30AA6D" w14:textId="3A835E02" w:rsidR="00E31D20" w:rsidRPr="00CB784C" w:rsidRDefault="00977129" w:rsidP="008A0682">
      <w:r>
        <w:t xml:space="preserve">Maize genomes are </w:t>
      </w:r>
      <w:r w:rsidR="00E45E26">
        <w:t xml:space="preserve">notably complex and diverse due to an abundance of transposable elements which comprise </w:t>
      </w:r>
      <w:r w:rsidR="005A2CFB">
        <w:t>around 85%</w:t>
      </w:r>
      <w:r w:rsidR="00E45E26">
        <w:t xml:space="preserve"> of their nuclear DNA (</w:t>
      </w:r>
      <w:r w:rsidR="005A2CFB">
        <w:t xml:space="preserve">Vicient, 2010.) While the maize genome is classified as medium-sized at 2.4 Gb, the complexity and architecture of the genome presents obstacles in accurate assembly (Haberer et al. 2005.) </w:t>
      </w:r>
      <w:r w:rsidR="00271D5D">
        <w:t xml:space="preserve">Obstacles in assembly also coincide with challenges in accurate annotation. The reference genome used for control in the present investigation, </w:t>
      </w:r>
      <w:r w:rsidR="002F21FE">
        <w:t>B73 RefGen_v4,</w:t>
      </w:r>
      <w:r w:rsidR="00271D5D">
        <w:t xml:space="preserve"> required annotation pipelines for protein coding genes and transposable elements</w:t>
      </w:r>
      <w:r w:rsidR="00E45E26">
        <w:t xml:space="preserve"> </w:t>
      </w:r>
      <w:r w:rsidR="002F21FE">
        <w:t xml:space="preserve">(Jiao et al. 2017.) Protein coding genes were annotated using the MAKER-P pipeline (Campbell et al. 2014), using </w:t>
      </w:r>
      <w:r w:rsidR="002F21FE">
        <w:rPr>
          <w:i/>
          <w:iCs/>
        </w:rPr>
        <w:t xml:space="preserve">ab initio </w:t>
      </w:r>
      <w:r w:rsidR="002F21FE">
        <w:t xml:space="preserve">prediction from publicly available </w:t>
      </w:r>
      <w:r w:rsidR="007574EC">
        <w:t xml:space="preserve">evidence from full length cDNA transcripts, </w:t>
      </w:r>
      <w:r w:rsidR="007574EC">
        <w:rPr>
          <w:i/>
          <w:iCs/>
        </w:rPr>
        <w:t xml:space="preserve">de novo </w:t>
      </w:r>
      <w:r w:rsidR="007574EC">
        <w:t xml:space="preserve">assembled mRNA-seq transcripts, Isoform sequencing, and proteins from other species. These gene annotations were then filtered for transposons and low confidence predictions. </w:t>
      </w:r>
      <w:r w:rsidR="007667EA">
        <w:t xml:space="preserve">Transposable element annotation included LTR retrotransposons, short and long interspersed nuclear elements, two inverted tandem </w:t>
      </w:r>
      <w:r w:rsidR="00A33C93">
        <w:t>repeats</w:t>
      </w:r>
      <w:r w:rsidR="007667EA">
        <w:t xml:space="preserve">, miniature inverted-repeat transposable elements, and helitrons. </w:t>
      </w:r>
    </w:p>
    <w:p w14:paraId="3780B1D3" w14:textId="77777777" w:rsidR="00E31D20" w:rsidRPr="004F512A" w:rsidRDefault="00E31D20" w:rsidP="008A0682"/>
    <w:p w14:paraId="6E92C7E3" w14:textId="321986AC" w:rsidR="007667EA" w:rsidRPr="00CB784C" w:rsidRDefault="008D5AC7" w:rsidP="008A0682">
      <w:r w:rsidRPr="004F512A">
        <w:t>Multiple sequence alignment is an important tool in characterizing variation that may arise within a species, as well as sequences that are conserved such as motifs or certain protein domains (Chatzhou et. al, 2015.) Evolutionary events such as insertions, deletions, point mutations, and structural rearrangements can be detected in genetic data. Protein sequence analysis can reveal amino acid substitutions, truncation, or elongation of gene products. Multiple sequence alignment has assumed a critical role in comparative analysis of structure and function of genes and gene products (Pirovano and Heringa, 2008.)</w:t>
      </w:r>
    </w:p>
    <w:p w14:paraId="62C395AB" w14:textId="77777777" w:rsidR="006C22C9" w:rsidRPr="00CB784C" w:rsidRDefault="006C22C9" w:rsidP="008A0682"/>
    <w:p w14:paraId="7A995A4B" w14:textId="18505179" w:rsidR="00A665D5" w:rsidRPr="004F512A" w:rsidRDefault="008544AC" w:rsidP="008A0682">
      <w:r w:rsidRPr="00CB784C">
        <w:lastRenderedPageBreak/>
        <w:t xml:space="preserve">Eight dent maize inbred lines </w:t>
      </w:r>
      <w:r w:rsidR="007667EA">
        <w:t>which have</w:t>
      </w:r>
      <w:r w:rsidRPr="00CB784C">
        <w:t xml:space="preserve"> diverging performance under drought and heat conditions were selected as the founders of</w:t>
      </w:r>
      <w:r w:rsidR="00244641" w:rsidRPr="00CB784C">
        <w:t xml:space="preserve"> a</w:t>
      </w:r>
      <w:r w:rsidRPr="00CB784C">
        <w:t xml:space="preserve"> multi-parent advanced generation intercross (MAGIC) population</w:t>
      </w:r>
      <w:r w:rsidR="00B725B7">
        <w:t xml:space="preserve"> (Cavanagh et al. 2008)</w:t>
      </w:r>
      <w:r w:rsidR="002D6054" w:rsidRPr="00CB784C">
        <w:t>, which</w:t>
      </w:r>
      <w:r w:rsidRPr="00CB784C">
        <w:t xml:space="preserve"> is a promising tool </w:t>
      </w:r>
      <w:r w:rsidR="00033523" w:rsidRPr="00CB784C">
        <w:t>for</w:t>
      </w:r>
      <w:r w:rsidRPr="00CB784C">
        <w:t xml:space="preserve"> underly</w:t>
      </w:r>
      <w:r w:rsidR="00033523" w:rsidRPr="00CB784C">
        <w:t>ing</w:t>
      </w:r>
      <w:r w:rsidRPr="00CB784C">
        <w:t xml:space="preserve"> the genetic control</w:t>
      </w:r>
      <w:r w:rsidR="00323D78" w:rsidRPr="00CB784C">
        <w:t xml:space="preserve"> region</w:t>
      </w:r>
      <w:r w:rsidRPr="00CB784C">
        <w:t xml:space="preserve"> of maize drought tolerance.</w:t>
      </w:r>
      <w:r w:rsidR="00323D78" w:rsidRPr="00CB784C">
        <w:t xml:space="preserve"> Discovering the</w:t>
      </w:r>
      <w:r w:rsidR="00F11677" w:rsidRPr="00CB784C">
        <w:t xml:space="preserve"> </w:t>
      </w:r>
      <w:r w:rsidR="00323D78" w:rsidRPr="00CB784C">
        <w:t>s</w:t>
      </w:r>
      <w:r w:rsidR="00136EDE" w:rsidRPr="00CB784C">
        <w:t xml:space="preserve">equence </w:t>
      </w:r>
      <w:r w:rsidR="002D6054" w:rsidRPr="00CB784C">
        <w:t xml:space="preserve">polymorphism </w:t>
      </w:r>
      <w:r w:rsidR="00323D78" w:rsidRPr="00CB784C">
        <w:t>and having precise gene annotations</w:t>
      </w:r>
      <w:r w:rsidR="002D6054" w:rsidRPr="00CB784C">
        <w:t xml:space="preserve"> within the 8 founders would provide essential information for </w:t>
      </w:r>
      <w:r w:rsidR="007E3554" w:rsidRPr="00CB784C">
        <w:t>gene functional validation</w:t>
      </w:r>
      <w:r w:rsidR="002D6054" w:rsidRPr="00CB784C">
        <w:t xml:space="preserve">. </w:t>
      </w:r>
      <w:r w:rsidR="00323D78" w:rsidRPr="00CB784C">
        <w:t xml:space="preserve">In this project, we </w:t>
      </w:r>
      <w:r w:rsidR="00A665D5" w:rsidRPr="00CB784C">
        <w:t>develop</w:t>
      </w:r>
      <w:r w:rsidR="00323D78" w:rsidRPr="00CB784C">
        <w:t>ed</w:t>
      </w:r>
      <w:r w:rsidR="00A665D5" w:rsidRPr="00CB784C">
        <w:t xml:space="preserve"> a protocol for </w:t>
      </w:r>
      <w:r w:rsidR="00244641" w:rsidRPr="00CB784C">
        <w:t>annotating</w:t>
      </w:r>
      <w:r w:rsidR="00BF4D0B" w:rsidRPr="00CB784C">
        <w:t xml:space="preserve"> ten</w:t>
      </w:r>
      <w:r w:rsidR="002D6054" w:rsidRPr="00CB784C">
        <w:t xml:space="preserve"> well studied</w:t>
      </w:r>
      <w:r w:rsidR="00A665D5" w:rsidRPr="00CB784C">
        <w:t xml:space="preserve"> drought-related genes </w:t>
      </w:r>
      <w:r w:rsidR="00BF4D0B" w:rsidRPr="00CB784C">
        <w:t xml:space="preserve">on </w:t>
      </w:r>
      <w:r w:rsidR="00A665D5" w:rsidRPr="00CB784C">
        <w:t xml:space="preserve">the </w:t>
      </w:r>
      <w:r w:rsidR="00BF4D0B" w:rsidRPr="00CB784C">
        <w:t xml:space="preserve">genome scaffolds of the 8 </w:t>
      </w:r>
      <w:r w:rsidR="00A665D5" w:rsidRPr="00CB784C">
        <w:t xml:space="preserve">founder lines </w:t>
      </w:r>
      <w:r w:rsidR="00244641" w:rsidRPr="00CB784C">
        <w:t>and comparing the</w:t>
      </w:r>
      <w:r w:rsidR="002D6054" w:rsidRPr="00CB784C">
        <w:t>ir</w:t>
      </w:r>
      <w:r w:rsidR="00244641" w:rsidRPr="00CB784C">
        <w:t xml:space="preserve"> sequence</w:t>
      </w:r>
      <w:r w:rsidR="00323D78" w:rsidRPr="00CB784C">
        <w:t xml:space="preserve"> with multiple alignment</w:t>
      </w:r>
      <w:r w:rsidR="00244641" w:rsidRPr="00CB784C">
        <w:t>.</w:t>
      </w:r>
      <w:r w:rsidR="00A665D5" w:rsidRPr="00CB784C">
        <w:t xml:space="preserve"> The implementation of this workflow also could assist in identifying future directives, which could increase the accuracy of functional variant detection and annotation.</w:t>
      </w:r>
    </w:p>
    <w:p w14:paraId="4BAE7C54" w14:textId="77777777" w:rsidR="008D5AC7" w:rsidRPr="00CB784C" w:rsidRDefault="008D5AC7" w:rsidP="008A0682"/>
    <w:p w14:paraId="7FE48E7C" w14:textId="77777777" w:rsidR="008D5AC7" w:rsidRPr="00CB784C" w:rsidRDefault="008D5AC7" w:rsidP="008A0682">
      <w:pPr>
        <w:pStyle w:val="KapitelI"/>
        <w:spacing w:line="240" w:lineRule="auto"/>
      </w:pPr>
      <w:bookmarkStart w:id="11" w:name="_Toc98856542"/>
      <w:bookmarkStart w:id="12" w:name="_Toc100320918"/>
      <w:r w:rsidRPr="00CB784C">
        <w:lastRenderedPageBreak/>
        <w:t>Materials and Methods:</w:t>
      </w:r>
      <w:bookmarkEnd w:id="11"/>
      <w:bookmarkEnd w:id="12"/>
    </w:p>
    <w:p w14:paraId="37EF9286" w14:textId="77777777" w:rsidR="008D5AC7" w:rsidRPr="00CB784C" w:rsidRDefault="008D5AC7" w:rsidP="008A0682"/>
    <w:p w14:paraId="0F019281" w14:textId="5695D9CE" w:rsidR="008D5AC7" w:rsidRPr="00CB784C" w:rsidRDefault="008D5AC7" w:rsidP="008A0682">
      <w:pPr>
        <w:pStyle w:val="KapitelII"/>
        <w:spacing w:line="240" w:lineRule="auto"/>
      </w:pPr>
      <w:bookmarkStart w:id="13" w:name="_Toc98856543"/>
      <w:bookmarkStart w:id="14" w:name="_Toc100320919"/>
      <w:r w:rsidRPr="00CB784C">
        <w:t>Genome assembly:</w:t>
      </w:r>
      <w:bookmarkEnd w:id="13"/>
      <w:bookmarkEnd w:id="14"/>
    </w:p>
    <w:p w14:paraId="4A5E12CA" w14:textId="5EA6B8A7" w:rsidR="008D5AC7" w:rsidRDefault="004C3708" w:rsidP="008A0682">
      <w:r w:rsidRPr="00CB784C">
        <w:t xml:space="preserve">The workflow of the gene annotation analysis was used on the </w:t>
      </w:r>
      <w:r w:rsidR="00777EC5" w:rsidRPr="00CB784C">
        <w:t>genome</w:t>
      </w:r>
      <w:r w:rsidRPr="00CB784C">
        <w:t xml:space="preserve"> scaffold</w:t>
      </w:r>
      <w:r w:rsidR="00777EC5" w:rsidRPr="00CB784C">
        <w:rPr>
          <w:lang w:eastAsia="zh-TW"/>
        </w:rPr>
        <w:t>s</w:t>
      </w:r>
      <w:r w:rsidRPr="004F512A">
        <w:t xml:space="preserve"> of the 8 MAGIC founders </w:t>
      </w:r>
      <w:r w:rsidRPr="00992272">
        <w:t>and</w:t>
      </w:r>
      <w:r w:rsidR="00777EC5" w:rsidRPr="00992272">
        <w:t xml:space="preserve"> the</w:t>
      </w:r>
      <w:r w:rsidRPr="00992272">
        <w:t xml:space="preserve"> reference genome B73 RefGe</w:t>
      </w:r>
      <w:r w:rsidR="00E217E3">
        <w:t>n</w:t>
      </w:r>
      <w:r w:rsidR="00231A6C">
        <w:t>_</w:t>
      </w:r>
      <w:r w:rsidRPr="00992272">
        <w:t>v4</w:t>
      </w:r>
      <w:r w:rsidR="00777EC5" w:rsidRPr="00992272">
        <w:t xml:space="preserve"> </w:t>
      </w:r>
      <w:r w:rsidR="00777EC5" w:rsidRPr="004F512A">
        <w:t xml:space="preserve">as </w:t>
      </w:r>
      <w:r w:rsidR="00777EC5" w:rsidRPr="00CB784C">
        <w:rPr>
          <w:rFonts w:eastAsiaTheme="minorEastAsia"/>
          <w:lang w:eastAsia="zh-TW"/>
        </w:rPr>
        <w:t>c</w:t>
      </w:r>
      <w:r w:rsidR="00777EC5" w:rsidRPr="004F512A">
        <w:rPr>
          <w:rFonts w:eastAsiaTheme="minorEastAsia"/>
          <w:lang w:eastAsia="zh-TW"/>
        </w:rPr>
        <w:t>omparison</w:t>
      </w:r>
      <w:r w:rsidRPr="004F512A">
        <w:t xml:space="preserve">. </w:t>
      </w:r>
      <w:r w:rsidR="00777EC5" w:rsidRPr="004F512A">
        <w:t>The scaffolds w</w:t>
      </w:r>
      <w:r w:rsidR="00777EC5" w:rsidRPr="00992272">
        <w:t>ere assembled by using SOAPdenovo</w:t>
      </w:r>
      <w:r w:rsidR="00B725B7">
        <w:t xml:space="preserve"> (Luo et al. 2012)</w:t>
      </w:r>
      <w:r w:rsidR="00777EC5" w:rsidRPr="00992272">
        <w:t xml:space="preserve"> </w:t>
      </w:r>
      <w:r w:rsidR="00777EC5" w:rsidRPr="004F512A">
        <w:t xml:space="preserve">on </w:t>
      </w:r>
      <w:r w:rsidR="00B725B7">
        <w:t>I</w:t>
      </w:r>
      <w:r w:rsidR="00777EC5" w:rsidRPr="004F512A">
        <w:t>llumin</w:t>
      </w:r>
      <w:r w:rsidR="00B725B7">
        <w:t>a</w:t>
      </w:r>
      <w:r w:rsidR="00777EC5" w:rsidRPr="004F512A">
        <w:t xml:space="preserve"> short reads with coverage over 50x. </w:t>
      </w:r>
      <w:r w:rsidR="008D5AC7" w:rsidRPr="00992272">
        <w:t>QUAST (Gurevich et. al, 2013</w:t>
      </w:r>
      <w:r w:rsidR="00434369" w:rsidRPr="00992272">
        <w:t>)</w:t>
      </w:r>
      <w:r w:rsidR="00665B17" w:rsidRPr="00992272">
        <w:t xml:space="preserve"> and BUSCO</w:t>
      </w:r>
      <w:r w:rsidR="00B725B7">
        <w:t xml:space="preserve"> </w:t>
      </w:r>
      <w:r w:rsidR="00B725B7" w:rsidRPr="00992272">
        <w:t>(Simão et. al, 2015)</w:t>
      </w:r>
      <w:r w:rsidR="00665B17" w:rsidRPr="00992272">
        <w:t xml:space="preserve"> were</w:t>
      </w:r>
      <w:r w:rsidR="00434369" w:rsidRPr="00CB784C">
        <w:t xml:space="preserve"> </w:t>
      </w:r>
      <w:r w:rsidR="008D5AC7" w:rsidRPr="00CB784C">
        <w:t>used to evaluate the quality of the genome assemblies. The mean number of contigs across the 8 genomes was 115,7</w:t>
      </w:r>
      <w:ins w:id="15" w:author="Lin, Yan Cheng" w:date="2022-04-07T16:21:00Z">
        <w:r w:rsidR="00452503">
          <w:t>30</w:t>
        </w:r>
      </w:ins>
      <w:del w:id="16" w:author="Lin, Yan Cheng" w:date="2022-04-07T16:21:00Z">
        <w:r w:rsidR="008D5AC7" w:rsidRPr="00CB784C" w:rsidDel="00452503">
          <w:delText>29.9</w:delText>
        </w:r>
      </w:del>
      <w:r w:rsidR="008D5AC7" w:rsidRPr="00CB784C">
        <w:t xml:space="preserve"> with a standard deviation of 4,44</w:t>
      </w:r>
      <w:ins w:id="17" w:author="Lin, Yan Cheng" w:date="2022-04-07T16:21:00Z">
        <w:r w:rsidR="00452503">
          <w:t>4</w:t>
        </w:r>
      </w:ins>
      <w:del w:id="18" w:author="Lin, Yan Cheng" w:date="2022-04-07T16:21:00Z">
        <w:r w:rsidR="008D5AC7" w:rsidRPr="00CB784C" w:rsidDel="00452503">
          <w:delText>3.53</w:delText>
        </w:r>
      </w:del>
      <w:r w:rsidR="008D5AC7" w:rsidRPr="00CB784C">
        <w:t xml:space="preserve">. Mean aligned length was 741,698,162 </w:t>
      </w:r>
      <w:del w:id="19" w:author="Lin, Yan Cheng" w:date="2022-04-07T16:16:00Z">
        <w:r w:rsidR="008D5AC7" w:rsidRPr="00CB784C" w:rsidDel="00452503">
          <w:delText>base pairs</w:delText>
        </w:r>
      </w:del>
      <w:ins w:id="20" w:author="Lin, Yan Cheng" w:date="2022-04-07T16:16:00Z">
        <w:r w:rsidR="00452503">
          <w:t>bp</w:t>
        </w:r>
      </w:ins>
      <w:r w:rsidR="008D5AC7" w:rsidRPr="00CB784C">
        <w:t xml:space="preserve"> with a standard deviation of 18,458,242. The mean number of misassembled contigs as defined by QUAST was 15,622.62 with a standard deviation of 575.13, meaning 13.5% of the assembled contigs contained a misassembly breakpoint. Mean genome fraction percentage was 34.31%</w:t>
      </w:r>
      <w:del w:id="21" w:author="Lin, Yan Cheng" w:date="2022-04-07T16:23:00Z">
        <w:r w:rsidR="008D5AC7" w:rsidRPr="00CB784C" w:rsidDel="00905CB4">
          <w:delText xml:space="preserve"> with a standard deviation of 0.81%</w:delText>
        </w:r>
      </w:del>
      <w:r w:rsidR="008D5AC7" w:rsidRPr="00CB784C">
        <w:t xml:space="preserve">, meaning that most bases in the reference did not align to the assembled contigs. The genome fraction percentage is also upwardly biased by repeat regions mapping to multiple locations. However, the mean duplication ratio of 1.05 indicates that contigs of repeat regions were not mapped excessively to multiple regions. The overall quality of the assemblies reflects the complex genomic structure within </w:t>
      </w:r>
      <w:r w:rsidR="008D5AC7" w:rsidRPr="00CB784C">
        <w:rPr>
          <w:i/>
          <w:iCs/>
        </w:rPr>
        <w:t>Zea mays</w:t>
      </w:r>
      <w:r w:rsidR="008D5AC7" w:rsidRPr="00CB784C">
        <w:t xml:space="preserve"> which is characterized by an abundance of tandem repeat arrays and transposons, the latter of which represents a majority of the maize genome (Liu et. al, 2020.) </w:t>
      </w:r>
      <w:r w:rsidR="001C6844" w:rsidRPr="00CB784C">
        <w:t>The relevant statistics for assembly quality are summarized in the following table:</w:t>
      </w:r>
    </w:p>
    <w:p w14:paraId="6FDBE66F" w14:textId="77777777" w:rsidR="00A33C93" w:rsidRPr="00CB784C" w:rsidRDefault="00A33C93" w:rsidP="008A0682"/>
    <w:tbl>
      <w:tblPr>
        <w:tblStyle w:val="TableGrid"/>
        <w:tblW w:w="0" w:type="auto"/>
        <w:jc w:val="center"/>
        <w:tblLayout w:type="fixed"/>
        <w:tblLook w:val="04A0" w:firstRow="1" w:lastRow="0" w:firstColumn="1" w:lastColumn="0" w:noHBand="0" w:noVBand="1"/>
        <w:tblPrChange w:id="22" w:author="ge59muf" w:date="2022-04-08T11:06:00Z">
          <w:tblPr>
            <w:tblStyle w:val="TableGrid"/>
            <w:tblW w:w="0" w:type="auto"/>
            <w:jc w:val="center"/>
            <w:tblLayout w:type="fixed"/>
            <w:tblLook w:val="04A0" w:firstRow="1" w:lastRow="0" w:firstColumn="1" w:lastColumn="0" w:noHBand="0" w:noVBand="1"/>
          </w:tblPr>
        </w:tblPrChange>
      </w:tblPr>
      <w:tblGrid>
        <w:gridCol w:w="1759"/>
        <w:gridCol w:w="777"/>
        <w:gridCol w:w="777"/>
        <w:gridCol w:w="737"/>
        <w:gridCol w:w="810"/>
        <w:gridCol w:w="785"/>
        <w:gridCol w:w="777"/>
        <w:gridCol w:w="777"/>
        <w:gridCol w:w="778"/>
        <w:tblGridChange w:id="23">
          <w:tblGrid>
            <w:gridCol w:w="5"/>
            <w:gridCol w:w="1336"/>
            <w:gridCol w:w="418"/>
            <w:gridCol w:w="151"/>
            <w:gridCol w:w="626"/>
            <w:gridCol w:w="69"/>
            <w:gridCol w:w="695"/>
            <w:gridCol w:w="13"/>
            <w:gridCol w:w="737"/>
            <w:gridCol w:w="7"/>
            <w:gridCol w:w="727"/>
            <w:gridCol w:w="76"/>
            <w:gridCol w:w="651"/>
            <w:gridCol w:w="134"/>
            <w:gridCol w:w="593"/>
            <w:gridCol w:w="184"/>
            <w:gridCol w:w="777"/>
            <w:gridCol w:w="360"/>
            <w:gridCol w:w="418"/>
          </w:tblGrid>
        </w:tblGridChange>
      </w:tblGrid>
      <w:tr w:rsidR="00885CBF" w:rsidRPr="00885CBF" w14:paraId="015B6073" w14:textId="77777777" w:rsidTr="00F462F3">
        <w:trPr>
          <w:cnfStyle w:val="100000000000" w:firstRow="1" w:lastRow="0" w:firstColumn="0" w:lastColumn="0" w:oddVBand="0" w:evenVBand="0" w:oddHBand="0" w:evenHBand="0" w:firstRowFirstColumn="0" w:firstRowLastColumn="0" w:lastRowFirstColumn="0" w:lastRowLastColumn="0"/>
          <w:trHeight w:val="37"/>
          <w:jc w:val="center"/>
          <w:trPrChange w:id="24" w:author="ge59muf" w:date="2022-04-08T11:06:00Z">
            <w:trPr>
              <w:trHeight w:val="37"/>
              <w:jc w:val="center"/>
            </w:trPr>
          </w:trPrChange>
        </w:trPr>
        <w:tc>
          <w:tcPr>
            <w:tcW w:w="1759" w:type="dxa"/>
            <w:tcBorders>
              <w:top w:val="single" w:sz="4" w:space="0" w:color="auto"/>
              <w:left w:val="nil"/>
              <w:bottom w:val="single" w:sz="4" w:space="0" w:color="auto"/>
              <w:right w:val="nil"/>
            </w:tcBorders>
            <w:hideMark/>
            <w:tcPrChange w:id="25" w:author="ge59muf" w:date="2022-04-08T11:06:00Z">
              <w:tcPr>
                <w:tcW w:w="1759" w:type="dxa"/>
                <w:gridSpan w:val="3"/>
                <w:tcBorders>
                  <w:top w:val="single" w:sz="4" w:space="0" w:color="auto"/>
                  <w:left w:val="nil"/>
                  <w:bottom w:val="single" w:sz="4" w:space="0" w:color="auto"/>
                  <w:right w:val="nil"/>
                </w:tcBorders>
                <w:hideMark/>
              </w:tcPr>
            </w:tcPrChange>
          </w:tcPr>
          <w:p w14:paraId="7DEEBC25" w14:textId="77777777" w:rsidR="00A33C93" w:rsidRPr="00885CBF" w:rsidRDefault="00A33C93" w:rsidP="008A0682">
            <w:pPr>
              <w:pStyle w:val="Caption"/>
              <w:jc w:val="center"/>
              <w:cnfStyle w:val="100000000000" w:firstRow="1" w:lastRow="0" w:firstColumn="0" w:lastColumn="0" w:oddVBand="0" w:evenVBand="0" w:oddHBand="0" w:evenHBand="0" w:firstRowFirstColumn="0" w:firstRowLastColumn="0" w:lastRowFirstColumn="0" w:lastRowLastColumn="0"/>
              <w:rPr>
                <w:sz w:val="20"/>
                <w:szCs w:val="20"/>
                <w:rPrChange w:id="26" w:author="ge59muf" w:date="2022-04-08T11:04:00Z">
                  <w:rPr/>
                </w:rPrChange>
              </w:rPr>
            </w:pPr>
            <w:commentRangeStart w:id="27"/>
            <w:r w:rsidRPr="00885CBF">
              <w:rPr>
                <w:sz w:val="20"/>
                <w:szCs w:val="20"/>
                <w:rPrChange w:id="28" w:author="ge59muf" w:date="2022-04-08T11:04:00Z">
                  <w:rPr/>
                </w:rPrChange>
              </w:rPr>
              <w:t> </w:t>
            </w:r>
          </w:p>
        </w:tc>
        <w:tc>
          <w:tcPr>
            <w:tcW w:w="777" w:type="dxa"/>
            <w:tcBorders>
              <w:top w:val="single" w:sz="4" w:space="0" w:color="auto"/>
              <w:left w:val="nil"/>
              <w:bottom w:val="single" w:sz="4" w:space="0" w:color="auto"/>
              <w:right w:val="nil"/>
            </w:tcBorders>
            <w:hideMark/>
            <w:tcPrChange w:id="29" w:author="ge59muf" w:date="2022-04-08T11:06:00Z">
              <w:tcPr>
                <w:tcW w:w="777" w:type="dxa"/>
                <w:gridSpan w:val="2"/>
                <w:tcBorders>
                  <w:top w:val="single" w:sz="4" w:space="0" w:color="auto"/>
                  <w:left w:val="nil"/>
                  <w:bottom w:val="single" w:sz="4" w:space="0" w:color="auto"/>
                  <w:right w:val="nil"/>
                </w:tcBorders>
                <w:hideMark/>
              </w:tcPr>
            </w:tcPrChange>
          </w:tcPr>
          <w:p w14:paraId="4AB4CF07" w14:textId="77777777" w:rsidR="00A33C93" w:rsidRPr="00885CBF" w:rsidRDefault="00A33C93" w:rsidP="008A0682">
            <w:pPr>
              <w:pStyle w:val="Caption"/>
              <w:jc w:val="center"/>
              <w:cnfStyle w:val="100000000000" w:firstRow="1" w:lastRow="0" w:firstColumn="0" w:lastColumn="0" w:oddVBand="0" w:evenVBand="0" w:oddHBand="0" w:evenHBand="0" w:firstRowFirstColumn="0" w:firstRowLastColumn="0" w:lastRowFirstColumn="0" w:lastRowLastColumn="0"/>
              <w:rPr>
                <w:sz w:val="20"/>
                <w:szCs w:val="20"/>
                <w:rPrChange w:id="30" w:author="ge59muf" w:date="2022-04-08T11:04:00Z">
                  <w:rPr/>
                </w:rPrChange>
              </w:rPr>
            </w:pPr>
            <w:r w:rsidRPr="00885CBF">
              <w:rPr>
                <w:sz w:val="20"/>
                <w:szCs w:val="20"/>
                <w:rPrChange w:id="31" w:author="ge59muf" w:date="2022-04-08T11:04:00Z">
                  <w:rPr/>
                </w:rPrChange>
              </w:rPr>
              <w:t>B106</w:t>
            </w:r>
          </w:p>
        </w:tc>
        <w:tc>
          <w:tcPr>
            <w:tcW w:w="777" w:type="dxa"/>
            <w:tcBorders>
              <w:top w:val="single" w:sz="4" w:space="0" w:color="auto"/>
              <w:left w:val="nil"/>
              <w:bottom w:val="single" w:sz="4" w:space="0" w:color="auto"/>
              <w:right w:val="nil"/>
            </w:tcBorders>
            <w:hideMark/>
            <w:tcPrChange w:id="32" w:author="ge59muf" w:date="2022-04-08T11:06:00Z">
              <w:tcPr>
                <w:tcW w:w="777" w:type="dxa"/>
                <w:gridSpan w:val="3"/>
                <w:tcBorders>
                  <w:top w:val="single" w:sz="4" w:space="0" w:color="auto"/>
                  <w:left w:val="nil"/>
                  <w:bottom w:val="single" w:sz="4" w:space="0" w:color="auto"/>
                  <w:right w:val="nil"/>
                </w:tcBorders>
                <w:hideMark/>
              </w:tcPr>
            </w:tcPrChange>
          </w:tcPr>
          <w:p w14:paraId="1577157D" w14:textId="77777777" w:rsidR="00A33C93" w:rsidRPr="00885CBF" w:rsidRDefault="00A33C93" w:rsidP="008A0682">
            <w:pPr>
              <w:pStyle w:val="Caption"/>
              <w:jc w:val="center"/>
              <w:cnfStyle w:val="100000000000" w:firstRow="1" w:lastRow="0" w:firstColumn="0" w:lastColumn="0" w:oddVBand="0" w:evenVBand="0" w:oddHBand="0" w:evenHBand="0" w:firstRowFirstColumn="0" w:firstRowLastColumn="0" w:lastRowFirstColumn="0" w:lastRowLastColumn="0"/>
              <w:rPr>
                <w:sz w:val="20"/>
                <w:szCs w:val="20"/>
                <w:rPrChange w:id="33" w:author="ge59muf" w:date="2022-04-08T11:04:00Z">
                  <w:rPr/>
                </w:rPrChange>
              </w:rPr>
            </w:pPr>
            <w:r w:rsidRPr="00885CBF">
              <w:rPr>
                <w:sz w:val="20"/>
                <w:szCs w:val="20"/>
                <w:rPrChange w:id="34" w:author="ge59muf" w:date="2022-04-08T11:04:00Z">
                  <w:rPr/>
                </w:rPrChange>
              </w:rPr>
              <w:t>B107</w:t>
            </w:r>
          </w:p>
        </w:tc>
        <w:tc>
          <w:tcPr>
            <w:tcW w:w="737" w:type="dxa"/>
            <w:tcBorders>
              <w:top w:val="single" w:sz="4" w:space="0" w:color="auto"/>
              <w:left w:val="nil"/>
              <w:bottom w:val="single" w:sz="4" w:space="0" w:color="auto"/>
              <w:right w:val="nil"/>
            </w:tcBorders>
            <w:hideMark/>
            <w:tcPrChange w:id="35" w:author="ge59muf" w:date="2022-04-08T11:06:00Z">
              <w:tcPr>
                <w:tcW w:w="737" w:type="dxa"/>
                <w:tcBorders>
                  <w:top w:val="single" w:sz="4" w:space="0" w:color="auto"/>
                  <w:left w:val="nil"/>
                  <w:bottom w:val="single" w:sz="4" w:space="0" w:color="auto"/>
                  <w:right w:val="nil"/>
                </w:tcBorders>
                <w:hideMark/>
              </w:tcPr>
            </w:tcPrChange>
          </w:tcPr>
          <w:p w14:paraId="14801D00" w14:textId="77777777" w:rsidR="00A33C93" w:rsidRPr="00885CBF" w:rsidRDefault="00A33C93" w:rsidP="008A0682">
            <w:pPr>
              <w:pStyle w:val="Caption"/>
              <w:jc w:val="center"/>
              <w:cnfStyle w:val="100000000000" w:firstRow="1" w:lastRow="0" w:firstColumn="0" w:lastColumn="0" w:oddVBand="0" w:evenVBand="0" w:oddHBand="0" w:evenHBand="0" w:firstRowFirstColumn="0" w:firstRowLastColumn="0" w:lastRowFirstColumn="0" w:lastRowLastColumn="0"/>
              <w:rPr>
                <w:sz w:val="20"/>
                <w:szCs w:val="20"/>
                <w:rPrChange w:id="36" w:author="ge59muf" w:date="2022-04-08T11:04:00Z">
                  <w:rPr/>
                </w:rPrChange>
              </w:rPr>
            </w:pPr>
            <w:r w:rsidRPr="00885CBF">
              <w:rPr>
                <w:sz w:val="20"/>
                <w:szCs w:val="20"/>
                <w:rPrChange w:id="37" w:author="ge59muf" w:date="2022-04-08T11:04:00Z">
                  <w:rPr/>
                </w:rPrChange>
              </w:rPr>
              <w:t>F888</w:t>
            </w:r>
          </w:p>
        </w:tc>
        <w:tc>
          <w:tcPr>
            <w:tcW w:w="810" w:type="dxa"/>
            <w:tcBorders>
              <w:top w:val="single" w:sz="4" w:space="0" w:color="auto"/>
              <w:left w:val="nil"/>
              <w:bottom w:val="single" w:sz="4" w:space="0" w:color="auto"/>
              <w:right w:val="nil"/>
            </w:tcBorders>
            <w:hideMark/>
            <w:tcPrChange w:id="38" w:author="ge59muf" w:date="2022-04-08T11:06:00Z">
              <w:tcPr>
                <w:tcW w:w="810" w:type="dxa"/>
                <w:gridSpan w:val="3"/>
                <w:tcBorders>
                  <w:top w:val="single" w:sz="4" w:space="0" w:color="auto"/>
                  <w:left w:val="nil"/>
                  <w:bottom w:val="single" w:sz="4" w:space="0" w:color="auto"/>
                  <w:right w:val="nil"/>
                </w:tcBorders>
                <w:hideMark/>
              </w:tcPr>
            </w:tcPrChange>
          </w:tcPr>
          <w:p w14:paraId="11E55282" w14:textId="77777777" w:rsidR="00A33C93" w:rsidRPr="00885CBF" w:rsidRDefault="00A33C93" w:rsidP="008A0682">
            <w:pPr>
              <w:pStyle w:val="Caption"/>
              <w:jc w:val="center"/>
              <w:cnfStyle w:val="100000000000" w:firstRow="1" w:lastRow="0" w:firstColumn="0" w:lastColumn="0" w:oddVBand="0" w:evenVBand="0" w:oddHBand="0" w:evenHBand="0" w:firstRowFirstColumn="0" w:firstRowLastColumn="0" w:lastRowFirstColumn="0" w:lastRowLastColumn="0"/>
              <w:rPr>
                <w:sz w:val="20"/>
                <w:szCs w:val="20"/>
                <w:rPrChange w:id="39" w:author="ge59muf" w:date="2022-04-08T11:04:00Z">
                  <w:rPr/>
                </w:rPrChange>
              </w:rPr>
            </w:pPr>
            <w:r w:rsidRPr="00885CBF">
              <w:rPr>
                <w:sz w:val="20"/>
                <w:szCs w:val="20"/>
                <w:rPrChange w:id="40" w:author="ge59muf" w:date="2022-04-08T11:04:00Z">
                  <w:rPr/>
                </w:rPrChange>
              </w:rPr>
              <w:t>FC1890</w:t>
            </w:r>
          </w:p>
        </w:tc>
        <w:tc>
          <w:tcPr>
            <w:tcW w:w="785" w:type="dxa"/>
            <w:tcBorders>
              <w:top w:val="single" w:sz="4" w:space="0" w:color="auto"/>
              <w:left w:val="nil"/>
              <w:bottom w:val="single" w:sz="4" w:space="0" w:color="auto"/>
              <w:right w:val="nil"/>
            </w:tcBorders>
            <w:hideMark/>
            <w:tcPrChange w:id="41" w:author="ge59muf" w:date="2022-04-08T11:06:00Z">
              <w:tcPr>
                <w:tcW w:w="785" w:type="dxa"/>
                <w:gridSpan w:val="2"/>
                <w:tcBorders>
                  <w:top w:val="single" w:sz="4" w:space="0" w:color="auto"/>
                  <w:left w:val="nil"/>
                  <w:bottom w:val="single" w:sz="4" w:space="0" w:color="auto"/>
                  <w:right w:val="nil"/>
                </w:tcBorders>
                <w:hideMark/>
              </w:tcPr>
            </w:tcPrChange>
          </w:tcPr>
          <w:p w14:paraId="259AFFF9" w14:textId="77777777" w:rsidR="00A33C93" w:rsidRPr="00885CBF" w:rsidRDefault="00A33C93" w:rsidP="008A0682">
            <w:pPr>
              <w:pStyle w:val="Caption"/>
              <w:jc w:val="center"/>
              <w:cnfStyle w:val="100000000000" w:firstRow="1" w:lastRow="0" w:firstColumn="0" w:lastColumn="0" w:oddVBand="0" w:evenVBand="0" w:oddHBand="0" w:evenHBand="0" w:firstRowFirstColumn="0" w:firstRowLastColumn="0" w:lastRowFirstColumn="0" w:lastRowLastColumn="0"/>
              <w:rPr>
                <w:sz w:val="20"/>
                <w:szCs w:val="20"/>
                <w:rPrChange w:id="42" w:author="ge59muf" w:date="2022-04-08T11:04:00Z">
                  <w:rPr/>
                </w:rPrChange>
              </w:rPr>
            </w:pPr>
            <w:r w:rsidRPr="00885CBF">
              <w:rPr>
                <w:sz w:val="20"/>
                <w:szCs w:val="20"/>
                <w:rPrChange w:id="43" w:author="ge59muf" w:date="2022-04-08T11:04:00Z">
                  <w:rPr/>
                </w:rPrChange>
              </w:rPr>
              <w:t>Lo1056</w:t>
            </w:r>
          </w:p>
        </w:tc>
        <w:tc>
          <w:tcPr>
            <w:tcW w:w="777" w:type="dxa"/>
            <w:tcBorders>
              <w:top w:val="single" w:sz="4" w:space="0" w:color="auto"/>
              <w:left w:val="nil"/>
              <w:bottom w:val="single" w:sz="4" w:space="0" w:color="auto"/>
              <w:right w:val="nil"/>
            </w:tcBorders>
            <w:hideMark/>
            <w:tcPrChange w:id="44" w:author="ge59muf" w:date="2022-04-08T11:06:00Z">
              <w:tcPr>
                <w:tcW w:w="777" w:type="dxa"/>
                <w:gridSpan w:val="2"/>
                <w:tcBorders>
                  <w:top w:val="single" w:sz="4" w:space="0" w:color="auto"/>
                  <w:left w:val="nil"/>
                  <w:bottom w:val="single" w:sz="4" w:space="0" w:color="auto"/>
                  <w:right w:val="nil"/>
                </w:tcBorders>
                <w:hideMark/>
              </w:tcPr>
            </w:tcPrChange>
          </w:tcPr>
          <w:p w14:paraId="465AB685" w14:textId="77777777" w:rsidR="00A33C93" w:rsidRPr="00885CBF" w:rsidRDefault="00A33C93" w:rsidP="008A0682">
            <w:pPr>
              <w:pStyle w:val="Caption"/>
              <w:jc w:val="center"/>
              <w:cnfStyle w:val="100000000000" w:firstRow="1" w:lastRow="0" w:firstColumn="0" w:lastColumn="0" w:oddVBand="0" w:evenVBand="0" w:oddHBand="0" w:evenHBand="0" w:firstRowFirstColumn="0" w:firstRowLastColumn="0" w:lastRowFirstColumn="0" w:lastRowLastColumn="0"/>
              <w:rPr>
                <w:sz w:val="20"/>
                <w:szCs w:val="20"/>
                <w:rPrChange w:id="45" w:author="ge59muf" w:date="2022-04-08T11:04:00Z">
                  <w:rPr/>
                </w:rPrChange>
              </w:rPr>
            </w:pPr>
            <w:r w:rsidRPr="00885CBF">
              <w:rPr>
                <w:sz w:val="20"/>
                <w:szCs w:val="20"/>
                <w:rPrChange w:id="46" w:author="ge59muf" w:date="2022-04-08T11:04:00Z">
                  <w:rPr/>
                </w:rPrChange>
              </w:rPr>
              <w:t>Lo1270</w:t>
            </w:r>
          </w:p>
        </w:tc>
        <w:tc>
          <w:tcPr>
            <w:tcW w:w="777" w:type="dxa"/>
            <w:tcBorders>
              <w:top w:val="single" w:sz="4" w:space="0" w:color="auto"/>
              <w:left w:val="nil"/>
              <w:bottom w:val="single" w:sz="4" w:space="0" w:color="auto"/>
              <w:right w:val="nil"/>
            </w:tcBorders>
            <w:hideMark/>
            <w:tcPrChange w:id="47" w:author="ge59muf" w:date="2022-04-08T11:06:00Z">
              <w:tcPr>
                <w:tcW w:w="777" w:type="dxa"/>
                <w:tcBorders>
                  <w:top w:val="single" w:sz="4" w:space="0" w:color="auto"/>
                  <w:left w:val="nil"/>
                  <w:bottom w:val="single" w:sz="4" w:space="0" w:color="auto"/>
                  <w:right w:val="nil"/>
                </w:tcBorders>
                <w:hideMark/>
              </w:tcPr>
            </w:tcPrChange>
          </w:tcPr>
          <w:p w14:paraId="2118D599" w14:textId="77777777" w:rsidR="00A33C93" w:rsidRPr="00885CBF" w:rsidRDefault="00A33C93" w:rsidP="008A0682">
            <w:pPr>
              <w:pStyle w:val="Caption"/>
              <w:jc w:val="center"/>
              <w:cnfStyle w:val="100000000000" w:firstRow="1" w:lastRow="0" w:firstColumn="0" w:lastColumn="0" w:oddVBand="0" w:evenVBand="0" w:oddHBand="0" w:evenHBand="0" w:firstRowFirstColumn="0" w:firstRowLastColumn="0" w:lastRowFirstColumn="0" w:lastRowLastColumn="0"/>
              <w:rPr>
                <w:sz w:val="20"/>
                <w:szCs w:val="20"/>
                <w:rPrChange w:id="48" w:author="ge59muf" w:date="2022-04-08T11:04:00Z">
                  <w:rPr/>
                </w:rPrChange>
              </w:rPr>
            </w:pPr>
            <w:r w:rsidRPr="00885CBF">
              <w:rPr>
                <w:sz w:val="20"/>
                <w:szCs w:val="20"/>
                <w:rPrChange w:id="49" w:author="ge59muf" w:date="2022-04-08T11:04:00Z">
                  <w:rPr/>
                </w:rPrChange>
              </w:rPr>
              <w:t>Lo1290</w:t>
            </w:r>
          </w:p>
        </w:tc>
        <w:tc>
          <w:tcPr>
            <w:tcW w:w="778" w:type="dxa"/>
            <w:tcBorders>
              <w:top w:val="single" w:sz="4" w:space="0" w:color="auto"/>
              <w:left w:val="nil"/>
              <w:bottom w:val="single" w:sz="4" w:space="0" w:color="auto"/>
              <w:right w:val="nil"/>
            </w:tcBorders>
            <w:hideMark/>
            <w:tcPrChange w:id="50" w:author="ge59muf" w:date="2022-04-08T11:06:00Z">
              <w:tcPr>
                <w:tcW w:w="778" w:type="dxa"/>
                <w:gridSpan w:val="2"/>
                <w:tcBorders>
                  <w:top w:val="single" w:sz="4" w:space="0" w:color="auto"/>
                  <w:left w:val="nil"/>
                  <w:bottom w:val="single" w:sz="4" w:space="0" w:color="auto"/>
                  <w:right w:val="nil"/>
                </w:tcBorders>
                <w:hideMark/>
              </w:tcPr>
            </w:tcPrChange>
          </w:tcPr>
          <w:p w14:paraId="50C71AC9" w14:textId="77777777" w:rsidR="00A33C93" w:rsidRPr="00885CBF" w:rsidRDefault="00A33C93" w:rsidP="008A0682">
            <w:pPr>
              <w:pStyle w:val="Caption"/>
              <w:jc w:val="center"/>
              <w:cnfStyle w:val="100000000000" w:firstRow="1" w:lastRow="0" w:firstColumn="0" w:lastColumn="0" w:oddVBand="0" w:evenVBand="0" w:oddHBand="0" w:evenHBand="0" w:firstRowFirstColumn="0" w:firstRowLastColumn="0" w:lastRowFirstColumn="0" w:lastRowLastColumn="0"/>
              <w:rPr>
                <w:sz w:val="20"/>
                <w:szCs w:val="20"/>
                <w:rPrChange w:id="51" w:author="ge59muf" w:date="2022-04-08T11:04:00Z">
                  <w:rPr/>
                </w:rPrChange>
              </w:rPr>
            </w:pPr>
            <w:r w:rsidRPr="00885CBF">
              <w:rPr>
                <w:sz w:val="20"/>
                <w:szCs w:val="20"/>
                <w:rPrChange w:id="52" w:author="ge59muf" w:date="2022-04-08T11:04:00Z">
                  <w:rPr/>
                </w:rPrChange>
              </w:rPr>
              <w:t>PHG83</w:t>
            </w:r>
          </w:p>
        </w:tc>
      </w:tr>
      <w:tr w:rsidR="00F462F3" w:rsidRPr="00885CBF" w14:paraId="3D02AD76" w14:textId="77777777" w:rsidTr="00F462F3">
        <w:tblPrEx>
          <w:tblPrExChange w:id="53" w:author="ge59muf" w:date="2022-04-08T11:06:00Z">
            <w:tblPrEx>
              <w:jc w:val="left"/>
            </w:tblPrEx>
          </w:tblPrExChange>
        </w:tblPrEx>
        <w:trPr>
          <w:trHeight w:val="25"/>
          <w:jc w:val="center"/>
          <w:trPrChange w:id="54" w:author="ge59muf" w:date="2022-04-08T11:06:00Z">
            <w:trPr>
              <w:trHeight w:val="25"/>
            </w:trPr>
          </w:trPrChange>
        </w:trPr>
        <w:tc>
          <w:tcPr>
            <w:tcW w:w="1759" w:type="dxa"/>
            <w:tcBorders>
              <w:top w:val="single" w:sz="4" w:space="0" w:color="auto"/>
              <w:left w:val="nil"/>
              <w:bottom w:val="nil"/>
              <w:right w:val="nil"/>
            </w:tcBorders>
            <w:hideMark/>
            <w:tcPrChange w:id="55" w:author="ge59muf" w:date="2022-04-08T11:06:00Z">
              <w:tcPr>
                <w:tcW w:w="1759" w:type="dxa"/>
                <w:gridSpan w:val="3"/>
                <w:tcBorders>
                  <w:top w:val="single" w:sz="4" w:space="0" w:color="auto"/>
                  <w:left w:val="nil"/>
                  <w:bottom w:val="nil"/>
                  <w:right w:val="nil"/>
                </w:tcBorders>
                <w:hideMark/>
              </w:tcPr>
            </w:tcPrChange>
          </w:tcPr>
          <w:p w14:paraId="298FBD92" w14:textId="05C09E10" w:rsidR="00A33C93" w:rsidRPr="00885CBF" w:rsidRDefault="00A33C93" w:rsidP="008A0682">
            <w:pPr>
              <w:pStyle w:val="Caption"/>
              <w:jc w:val="center"/>
              <w:rPr>
                <w:sz w:val="20"/>
                <w:szCs w:val="20"/>
                <w:rPrChange w:id="56" w:author="ge59muf" w:date="2022-04-08T11:04:00Z">
                  <w:rPr/>
                </w:rPrChange>
              </w:rPr>
            </w:pPr>
            <w:r w:rsidRPr="00885CBF">
              <w:rPr>
                <w:sz w:val="20"/>
                <w:szCs w:val="20"/>
                <w:rPrChange w:id="57" w:author="ge59muf" w:date="2022-04-08T11:04:00Z">
                  <w:rPr/>
                </w:rPrChange>
              </w:rPr>
              <w:t xml:space="preserve">Number </w:t>
            </w:r>
            <w:r w:rsidR="008F2383" w:rsidRPr="008F2383">
              <w:rPr>
                <w:sz w:val="20"/>
                <w:szCs w:val="20"/>
              </w:rPr>
              <w:t>of contigs</w:t>
            </w:r>
          </w:p>
        </w:tc>
        <w:tc>
          <w:tcPr>
            <w:tcW w:w="777" w:type="dxa"/>
            <w:tcBorders>
              <w:top w:val="single" w:sz="4" w:space="0" w:color="auto"/>
              <w:left w:val="nil"/>
              <w:bottom w:val="nil"/>
              <w:right w:val="nil"/>
            </w:tcBorders>
            <w:hideMark/>
            <w:tcPrChange w:id="58" w:author="ge59muf" w:date="2022-04-08T11:06:00Z">
              <w:tcPr>
                <w:tcW w:w="777" w:type="dxa"/>
                <w:gridSpan w:val="2"/>
                <w:tcBorders>
                  <w:top w:val="single" w:sz="4" w:space="0" w:color="auto"/>
                  <w:left w:val="nil"/>
                  <w:bottom w:val="nil"/>
                  <w:right w:val="nil"/>
                </w:tcBorders>
                <w:hideMark/>
              </w:tcPr>
            </w:tcPrChange>
          </w:tcPr>
          <w:p w14:paraId="0A6860D0" w14:textId="77777777" w:rsidR="00A33C93" w:rsidRPr="00885CBF" w:rsidRDefault="00A33C93" w:rsidP="008A0682">
            <w:pPr>
              <w:pStyle w:val="Caption"/>
              <w:jc w:val="center"/>
              <w:rPr>
                <w:sz w:val="20"/>
                <w:szCs w:val="20"/>
                <w:rPrChange w:id="59" w:author="ge59muf" w:date="2022-04-08T11:04:00Z">
                  <w:rPr/>
                </w:rPrChange>
              </w:rPr>
            </w:pPr>
            <w:r w:rsidRPr="00885CBF">
              <w:rPr>
                <w:sz w:val="20"/>
                <w:szCs w:val="20"/>
                <w:rPrChange w:id="60" w:author="ge59muf" w:date="2022-04-08T11:04:00Z">
                  <w:rPr/>
                </w:rPrChange>
              </w:rPr>
              <w:t>120068</w:t>
            </w:r>
          </w:p>
        </w:tc>
        <w:tc>
          <w:tcPr>
            <w:tcW w:w="777" w:type="dxa"/>
            <w:tcBorders>
              <w:top w:val="single" w:sz="4" w:space="0" w:color="auto"/>
              <w:left w:val="nil"/>
              <w:bottom w:val="nil"/>
              <w:right w:val="nil"/>
            </w:tcBorders>
            <w:hideMark/>
            <w:tcPrChange w:id="61" w:author="ge59muf" w:date="2022-04-08T11:06:00Z">
              <w:tcPr>
                <w:tcW w:w="777" w:type="dxa"/>
                <w:gridSpan w:val="3"/>
                <w:tcBorders>
                  <w:top w:val="single" w:sz="4" w:space="0" w:color="auto"/>
                  <w:left w:val="nil"/>
                  <w:bottom w:val="nil"/>
                  <w:right w:val="nil"/>
                </w:tcBorders>
                <w:hideMark/>
              </w:tcPr>
            </w:tcPrChange>
          </w:tcPr>
          <w:p w14:paraId="6156B136" w14:textId="77777777" w:rsidR="00A33C93" w:rsidRPr="00885CBF" w:rsidRDefault="00A33C93" w:rsidP="008A0682">
            <w:pPr>
              <w:pStyle w:val="Caption"/>
              <w:jc w:val="center"/>
              <w:rPr>
                <w:sz w:val="20"/>
                <w:szCs w:val="20"/>
                <w:rPrChange w:id="62" w:author="ge59muf" w:date="2022-04-08T11:04:00Z">
                  <w:rPr/>
                </w:rPrChange>
              </w:rPr>
            </w:pPr>
            <w:r w:rsidRPr="00885CBF">
              <w:rPr>
                <w:sz w:val="20"/>
                <w:szCs w:val="20"/>
                <w:rPrChange w:id="63" w:author="ge59muf" w:date="2022-04-08T11:04:00Z">
                  <w:rPr/>
                </w:rPrChange>
              </w:rPr>
              <w:t>117550</w:t>
            </w:r>
          </w:p>
        </w:tc>
        <w:tc>
          <w:tcPr>
            <w:tcW w:w="737" w:type="dxa"/>
            <w:tcBorders>
              <w:top w:val="single" w:sz="4" w:space="0" w:color="auto"/>
              <w:left w:val="nil"/>
              <w:bottom w:val="nil"/>
              <w:right w:val="nil"/>
            </w:tcBorders>
            <w:hideMark/>
            <w:tcPrChange w:id="64" w:author="ge59muf" w:date="2022-04-08T11:06:00Z">
              <w:tcPr>
                <w:tcW w:w="737" w:type="dxa"/>
                <w:tcBorders>
                  <w:top w:val="single" w:sz="4" w:space="0" w:color="auto"/>
                  <w:left w:val="nil"/>
                  <w:bottom w:val="nil"/>
                  <w:right w:val="nil"/>
                </w:tcBorders>
                <w:hideMark/>
              </w:tcPr>
            </w:tcPrChange>
          </w:tcPr>
          <w:p w14:paraId="55D95C2A" w14:textId="77777777" w:rsidR="00A33C93" w:rsidRPr="00885CBF" w:rsidRDefault="00A33C93" w:rsidP="008A0682">
            <w:pPr>
              <w:pStyle w:val="Caption"/>
              <w:jc w:val="center"/>
              <w:rPr>
                <w:sz w:val="20"/>
                <w:szCs w:val="20"/>
                <w:rPrChange w:id="65" w:author="ge59muf" w:date="2022-04-08T11:04:00Z">
                  <w:rPr/>
                </w:rPrChange>
              </w:rPr>
            </w:pPr>
            <w:r w:rsidRPr="00885CBF">
              <w:rPr>
                <w:sz w:val="20"/>
                <w:szCs w:val="20"/>
                <w:rPrChange w:id="66" w:author="ge59muf" w:date="2022-04-08T11:04:00Z">
                  <w:rPr/>
                </w:rPrChange>
              </w:rPr>
              <w:t>120102</w:t>
            </w:r>
          </w:p>
        </w:tc>
        <w:tc>
          <w:tcPr>
            <w:tcW w:w="810" w:type="dxa"/>
            <w:tcBorders>
              <w:top w:val="single" w:sz="4" w:space="0" w:color="auto"/>
              <w:left w:val="nil"/>
              <w:bottom w:val="nil"/>
              <w:right w:val="nil"/>
            </w:tcBorders>
            <w:hideMark/>
            <w:tcPrChange w:id="67" w:author="ge59muf" w:date="2022-04-08T11:06:00Z">
              <w:tcPr>
                <w:tcW w:w="810" w:type="dxa"/>
                <w:gridSpan w:val="3"/>
                <w:tcBorders>
                  <w:top w:val="single" w:sz="4" w:space="0" w:color="auto"/>
                  <w:left w:val="nil"/>
                  <w:bottom w:val="nil"/>
                  <w:right w:val="nil"/>
                </w:tcBorders>
                <w:hideMark/>
              </w:tcPr>
            </w:tcPrChange>
          </w:tcPr>
          <w:p w14:paraId="0EB19CDD" w14:textId="77777777" w:rsidR="00A33C93" w:rsidRPr="00885CBF" w:rsidRDefault="00A33C93" w:rsidP="008A0682">
            <w:pPr>
              <w:pStyle w:val="Caption"/>
              <w:jc w:val="center"/>
              <w:rPr>
                <w:sz w:val="20"/>
                <w:szCs w:val="20"/>
                <w:rPrChange w:id="68" w:author="ge59muf" w:date="2022-04-08T11:04:00Z">
                  <w:rPr/>
                </w:rPrChange>
              </w:rPr>
            </w:pPr>
            <w:r w:rsidRPr="00885CBF">
              <w:rPr>
                <w:sz w:val="20"/>
                <w:szCs w:val="20"/>
                <w:rPrChange w:id="69" w:author="ge59muf" w:date="2022-04-08T11:04:00Z">
                  <w:rPr/>
                </w:rPrChange>
              </w:rPr>
              <w:t>108981</w:t>
            </w:r>
          </w:p>
        </w:tc>
        <w:tc>
          <w:tcPr>
            <w:tcW w:w="785" w:type="dxa"/>
            <w:tcBorders>
              <w:top w:val="single" w:sz="4" w:space="0" w:color="auto"/>
              <w:left w:val="nil"/>
              <w:bottom w:val="nil"/>
              <w:right w:val="nil"/>
            </w:tcBorders>
            <w:hideMark/>
            <w:tcPrChange w:id="70" w:author="ge59muf" w:date="2022-04-08T11:06:00Z">
              <w:tcPr>
                <w:tcW w:w="785" w:type="dxa"/>
                <w:gridSpan w:val="2"/>
                <w:tcBorders>
                  <w:top w:val="single" w:sz="4" w:space="0" w:color="auto"/>
                  <w:left w:val="nil"/>
                  <w:bottom w:val="nil"/>
                  <w:right w:val="nil"/>
                </w:tcBorders>
                <w:hideMark/>
              </w:tcPr>
            </w:tcPrChange>
          </w:tcPr>
          <w:p w14:paraId="4EDB8973" w14:textId="77777777" w:rsidR="00A33C93" w:rsidRPr="00885CBF" w:rsidRDefault="00A33C93" w:rsidP="008A0682">
            <w:pPr>
              <w:pStyle w:val="Caption"/>
              <w:jc w:val="center"/>
              <w:rPr>
                <w:sz w:val="20"/>
                <w:szCs w:val="20"/>
                <w:rPrChange w:id="71" w:author="ge59muf" w:date="2022-04-08T11:04:00Z">
                  <w:rPr/>
                </w:rPrChange>
              </w:rPr>
            </w:pPr>
            <w:r w:rsidRPr="00885CBF">
              <w:rPr>
                <w:sz w:val="20"/>
                <w:szCs w:val="20"/>
                <w:rPrChange w:id="72" w:author="ge59muf" w:date="2022-04-08T11:04:00Z">
                  <w:rPr/>
                </w:rPrChange>
              </w:rPr>
              <w:t>111758</w:t>
            </w:r>
          </w:p>
        </w:tc>
        <w:tc>
          <w:tcPr>
            <w:tcW w:w="777" w:type="dxa"/>
            <w:tcBorders>
              <w:top w:val="single" w:sz="4" w:space="0" w:color="auto"/>
              <w:left w:val="nil"/>
              <w:bottom w:val="nil"/>
              <w:right w:val="nil"/>
            </w:tcBorders>
            <w:hideMark/>
            <w:tcPrChange w:id="73" w:author="ge59muf" w:date="2022-04-08T11:06:00Z">
              <w:tcPr>
                <w:tcW w:w="777" w:type="dxa"/>
                <w:gridSpan w:val="2"/>
                <w:tcBorders>
                  <w:top w:val="single" w:sz="4" w:space="0" w:color="auto"/>
                  <w:left w:val="nil"/>
                  <w:bottom w:val="nil"/>
                  <w:right w:val="nil"/>
                </w:tcBorders>
                <w:hideMark/>
              </w:tcPr>
            </w:tcPrChange>
          </w:tcPr>
          <w:p w14:paraId="5734DF56" w14:textId="77777777" w:rsidR="00A33C93" w:rsidRPr="00885CBF" w:rsidRDefault="00A33C93" w:rsidP="008A0682">
            <w:pPr>
              <w:pStyle w:val="Caption"/>
              <w:jc w:val="center"/>
              <w:rPr>
                <w:sz w:val="20"/>
                <w:szCs w:val="20"/>
                <w:rPrChange w:id="74" w:author="ge59muf" w:date="2022-04-08T11:04:00Z">
                  <w:rPr/>
                </w:rPrChange>
              </w:rPr>
            </w:pPr>
            <w:r w:rsidRPr="00885CBF">
              <w:rPr>
                <w:sz w:val="20"/>
                <w:szCs w:val="20"/>
                <w:rPrChange w:id="75" w:author="ge59muf" w:date="2022-04-08T11:04:00Z">
                  <w:rPr/>
                </w:rPrChange>
              </w:rPr>
              <w:t>110924</w:t>
            </w:r>
          </w:p>
        </w:tc>
        <w:tc>
          <w:tcPr>
            <w:tcW w:w="777" w:type="dxa"/>
            <w:tcBorders>
              <w:top w:val="single" w:sz="4" w:space="0" w:color="auto"/>
              <w:left w:val="nil"/>
              <w:bottom w:val="nil"/>
              <w:right w:val="nil"/>
            </w:tcBorders>
            <w:hideMark/>
            <w:tcPrChange w:id="76" w:author="ge59muf" w:date="2022-04-08T11:06:00Z">
              <w:tcPr>
                <w:tcW w:w="777" w:type="dxa"/>
                <w:tcBorders>
                  <w:top w:val="single" w:sz="4" w:space="0" w:color="auto"/>
                  <w:left w:val="nil"/>
                  <w:bottom w:val="nil"/>
                  <w:right w:val="nil"/>
                </w:tcBorders>
                <w:hideMark/>
              </w:tcPr>
            </w:tcPrChange>
          </w:tcPr>
          <w:p w14:paraId="2268C8ED" w14:textId="77777777" w:rsidR="00A33C93" w:rsidRPr="00885CBF" w:rsidRDefault="00A33C93" w:rsidP="008A0682">
            <w:pPr>
              <w:pStyle w:val="Caption"/>
              <w:jc w:val="center"/>
              <w:rPr>
                <w:sz w:val="20"/>
                <w:szCs w:val="20"/>
                <w:rPrChange w:id="77" w:author="ge59muf" w:date="2022-04-08T11:04:00Z">
                  <w:rPr/>
                </w:rPrChange>
              </w:rPr>
            </w:pPr>
            <w:r w:rsidRPr="00885CBF">
              <w:rPr>
                <w:sz w:val="20"/>
                <w:szCs w:val="20"/>
                <w:rPrChange w:id="78" w:author="ge59muf" w:date="2022-04-08T11:04:00Z">
                  <w:rPr/>
                </w:rPrChange>
              </w:rPr>
              <w:t>118046</w:t>
            </w:r>
          </w:p>
        </w:tc>
        <w:tc>
          <w:tcPr>
            <w:tcW w:w="778" w:type="dxa"/>
            <w:tcBorders>
              <w:top w:val="single" w:sz="4" w:space="0" w:color="auto"/>
              <w:left w:val="nil"/>
              <w:bottom w:val="nil"/>
              <w:right w:val="nil"/>
            </w:tcBorders>
            <w:hideMark/>
            <w:tcPrChange w:id="79" w:author="ge59muf" w:date="2022-04-08T11:06:00Z">
              <w:tcPr>
                <w:tcW w:w="778" w:type="dxa"/>
                <w:gridSpan w:val="2"/>
                <w:tcBorders>
                  <w:top w:val="single" w:sz="4" w:space="0" w:color="auto"/>
                  <w:left w:val="nil"/>
                  <w:bottom w:val="nil"/>
                  <w:right w:val="nil"/>
                </w:tcBorders>
                <w:hideMark/>
              </w:tcPr>
            </w:tcPrChange>
          </w:tcPr>
          <w:p w14:paraId="28F0E80B" w14:textId="77777777" w:rsidR="00A33C93" w:rsidRPr="00885CBF" w:rsidRDefault="00A33C93" w:rsidP="008A0682">
            <w:pPr>
              <w:pStyle w:val="Caption"/>
              <w:jc w:val="center"/>
              <w:rPr>
                <w:sz w:val="20"/>
                <w:szCs w:val="20"/>
                <w:rPrChange w:id="80" w:author="ge59muf" w:date="2022-04-08T11:04:00Z">
                  <w:rPr/>
                </w:rPrChange>
              </w:rPr>
            </w:pPr>
            <w:r w:rsidRPr="00885CBF">
              <w:rPr>
                <w:sz w:val="20"/>
                <w:szCs w:val="20"/>
                <w:rPrChange w:id="81" w:author="ge59muf" w:date="2022-04-08T11:04:00Z">
                  <w:rPr/>
                </w:rPrChange>
              </w:rPr>
              <w:t>118410</w:t>
            </w:r>
          </w:p>
        </w:tc>
      </w:tr>
      <w:tr w:rsidR="00A33C93" w:rsidRPr="00885CBF" w14:paraId="5CB3075E" w14:textId="77777777" w:rsidTr="00F462F3">
        <w:tblPrEx>
          <w:tblPrExChange w:id="82" w:author="ge59muf" w:date="2022-04-08T11:06:00Z">
            <w:tblPrEx>
              <w:tblLayout w:type="fixed"/>
            </w:tblPrEx>
          </w:tblPrExChange>
        </w:tblPrEx>
        <w:trPr>
          <w:trHeight w:val="25"/>
          <w:jc w:val="center"/>
          <w:trPrChange w:id="83" w:author="ge59muf" w:date="2022-04-08T11:06:00Z">
            <w:trPr>
              <w:gridBefore w:val="1"/>
              <w:gridAfter w:val="0"/>
              <w:trHeight w:val="25"/>
              <w:jc w:val="center"/>
            </w:trPr>
          </w:trPrChange>
        </w:trPr>
        <w:tc>
          <w:tcPr>
            <w:tcW w:w="1759" w:type="dxa"/>
            <w:tcBorders>
              <w:top w:val="nil"/>
              <w:left w:val="nil"/>
              <w:bottom w:val="nil"/>
              <w:right w:val="nil"/>
            </w:tcBorders>
            <w:hideMark/>
            <w:tcPrChange w:id="84" w:author="ge59muf" w:date="2022-04-08T11:06:00Z">
              <w:tcPr>
                <w:tcW w:w="1336" w:type="dxa"/>
                <w:hideMark/>
              </w:tcPr>
            </w:tcPrChange>
          </w:tcPr>
          <w:p w14:paraId="2AC55BF0" w14:textId="77777777" w:rsidR="00A33C93" w:rsidRPr="00885CBF" w:rsidRDefault="00A33C93" w:rsidP="008A0682">
            <w:pPr>
              <w:pStyle w:val="Caption"/>
              <w:jc w:val="center"/>
              <w:rPr>
                <w:sz w:val="20"/>
                <w:szCs w:val="20"/>
                <w:rPrChange w:id="85" w:author="ge59muf" w:date="2022-04-08T11:04:00Z">
                  <w:rPr/>
                </w:rPrChange>
              </w:rPr>
            </w:pPr>
            <w:r w:rsidRPr="00885CBF">
              <w:rPr>
                <w:sz w:val="20"/>
                <w:szCs w:val="20"/>
                <w:rPrChange w:id="86" w:author="ge59muf" w:date="2022-04-08T11:04:00Z">
                  <w:rPr/>
                </w:rPrChange>
              </w:rPr>
              <w:t>N50</w:t>
            </w:r>
          </w:p>
        </w:tc>
        <w:tc>
          <w:tcPr>
            <w:tcW w:w="777" w:type="dxa"/>
            <w:tcBorders>
              <w:top w:val="nil"/>
              <w:left w:val="nil"/>
              <w:bottom w:val="nil"/>
              <w:right w:val="nil"/>
            </w:tcBorders>
            <w:hideMark/>
            <w:tcPrChange w:id="87" w:author="ge59muf" w:date="2022-04-08T11:06:00Z">
              <w:tcPr>
                <w:tcW w:w="569" w:type="dxa"/>
                <w:gridSpan w:val="2"/>
                <w:hideMark/>
              </w:tcPr>
            </w:tcPrChange>
          </w:tcPr>
          <w:p w14:paraId="7064D862" w14:textId="77777777" w:rsidR="00A33C93" w:rsidRPr="00885CBF" w:rsidRDefault="00A33C93" w:rsidP="008A0682">
            <w:pPr>
              <w:pStyle w:val="Caption"/>
              <w:jc w:val="center"/>
              <w:rPr>
                <w:sz w:val="20"/>
                <w:szCs w:val="20"/>
                <w:rPrChange w:id="88" w:author="ge59muf" w:date="2022-04-08T11:04:00Z">
                  <w:rPr/>
                </w:rPrChange>
              </w:rPr>
            </w:pPr>
            <w:r w:rsidRPr="00885CBF">
              <w:rPr>
                <w:sz w:val="20"/>
                <w:szCs w:val="20"/>
                <w:rPrChange w:id="89" w:author="ge59muf" w:date="2022-04-08T11:04:00Z">
                  <w:rPr/>
                </w:rPrChange>
              </w:rPr>
              <w:t>10969</w:t>
            </w:r>
          </w:p>
        </w:tc>
        <w:tc>
          <w:tcPr>
            <w:tcW w:w="777" w:type="dxa"/>
            <w:tcBorders>
              <w:top w:val="nil"/>
              <w:left w:val="nil"/>
              <w:bottom w:val="nil"/>
              <w:right w:val="nil"/>
            </w:tcBorders>
            <w:hideMark/>
            <w:tcPrChange w:id="90" w:author="ge59muf" w:date="2022-04-08T11:06:00Z">
              <w:tcPr>
                <w:tcW w:w="695" w:type="dxa"/>
                <w:gridSpan w:val="2"/>
                <w:hideMark/>
              </w:tcPr>
            </w:tcPrChange>
          </w:tcPr>
          <w:p w14:paraId="67CE0B67" w14:textId="77777777" w:rsidR="00A33C93" w:rsidRPr="00885CBF" w:rsidRDefault="00A33C93" w:rsidP="008A0682">
            <w:pPr>
              <w:pStyle w:val="Caption"/>
              <w:jc w:val="center"/>
              <w:rPr>
                <w:sz w:val="20"/>
                <w:szCs w:val="20"/>
                <w:rPrChange w:id="91" w:author="ge59muf" w:date="2022-04-08T11:04:00Z">
                  <w:rPr/>
                </w:rPrChange>
              </w:rPr>
            </w:pPr>
            <w:r w:rsidRPr="00885CBF">
              <w:rPr>
                <w:sz w:val="20"/>
                <w:szCs w:val="20"/>
                <w:rPrChange w:id="92" w:author="ge59muf" w:date="2022-04-08T11:04:00Z">
                  <w:rPr/>
                </w:rPrChange>
              </w:rPr>
              <w:t>11553</w:t>
            </w:r>
          </w:p>
        </w:tc>
        <w:tc>
          <w:tcPr>
            <w:tcW w:w="737" w:type="dxa"/>
            <w:tcBorders>
              <w:top w:val="nil"/>
              <w:left w:val="nil"/>
              <w:bottom w:val="nil"/>
              <w:right w:val="nil"/>
            </w:tcBorders>
            <w:hideMark/>
            <w:tcPrChange w:id="93" w:author="ge59muf" w:date="2022-04-08T11:06:00Z">
              <w:tcPr>
                <w:tcW w:w="695" w:type="dxa"/>
                <w:hideMark/>
              </w:tcPr>
            </w:tcPrChange>
          </w:tcPr>
          <w:p w14:paraId="66986C85" w14:textId="77777777" w:rsidR="00A33C93" w:rsidRPr="00885CBF" w:rsidRDefault="00A33C93" w:rsidP="008A0682">
            <w:pPr>
              <w:pStyle w:val="Caption"/>
              <w:jc w:val="center"/>
              <w:rPr>
                <w:sz w:val="20"/>
                <w:szCs w:val="20"/>
                <w:rPrChange w:id="94" w:author="ge59muf" w:date="2022-04-08T11:04:00Z">
                  <w:rPr/>
                </w:rPrChange>
              </w:rPr>
            </w:pPr>
            <w:r w:rsidRPr="00885CBF">
              <w:rPr>
                <w:sz w:val="20"/>
                <w:szCs w:val="20"/>
                <w:rPrChange w:id="95" w:author="ge59muf" w:date="2022-04-08T11:04:00Z">
                  <w:rPr/>
                </w:rPrChange>
              </w:rPr>
              <w:t>10403</w:t>
            </w:r>
          </w:p>
        </w:tc>
        <w:tc>
          <w:tcPr>
            <w:tcW w:w="810" w:type="dxa"/>
            <w:tcBorders>
              <w:top w:val="nil"/>
              <w:left w:val="nil"/>
              <w:bottom w:val="nil"/>
              <w:right w:val="nil"/>
            </w:tcBorders>
            <w:hideMark/>
            <w:tcPrChange w:id="96" w:author="ge59muf" w:date="2022-04-08T11:06:00Z">
              <w:tcPr>
                <w:tcW w:w="757" w:type="dxa"/>
                <w:gridSpan w:val="3"/>
                <w:hideMark/>
              </w:tcPr>
            </w:tcPrChange>
          </w:tcPr>
          <w:p w14:paraId="00881F0F" w14:textId="77777777" w:rsidR="00A33C93" w:rsidRPr="00885CBF" w:rsidRDefault="00A33C93" w:rsidP="008A0682">
            <w:pPr>
              <w:pStyle w:val="Caption"/>
              <w:jc w:val="center"/>
              <w:rPr>
                <w:sz w:val="20"/>
                <w:szCs w:val="20"/>
                <w:rPrChange w:id="97" w:author="ge59muf" w:date="2022-04-08T11:04:00Z">
                  <w:rPr/>
                </w:rPrChange>
              </w:rPr>
            </w:pPr>
            <w:r w:rsidRPr="00885CBF">
              <w:rPr>
                <w:sz w:val="20"/>
                <w:szCs w:val="20"/>
                <w:rPrChange w:id="98" w:author="ge59muf" w:date="2022-04-08T11:04:00Z">
                  <w:rPr/>
                </w:rPrChange>
              </w:rPr>
              <w:t>13587</w:t>
            </w:r>
          </w:p>
        </w:tc>
        <w:tc>
          <w:tcPr>
            <w:tcW w:w="785" w:type="dxa"/>
            <w:tcBorders>
              <w:top w:val="nil"/>
              <w:left w:val="nil"/>
              <w:bottom w:val="nil"/>
              <w:right w:val="nil"/>
            </w:tcBorders>
            <w:hideMark/>
            <w:tcPrChange w:id="99" w:author="ge59muf" w:date="2022-04-08T11:06:00Z">
              <w:tcPr>
                <w:tcW w:w="727" w:type="dxa"/>
                <w:hideMark/>
              </w:tcPr>
            </w:tcPrChange>
          </w:tcPr>
          <w:p w14:paraId="011C35C7" w14:textId="77777777" w:rsidR="00A33C93" w:rsidRPr="00885CBF" w:rsidRDefault="00A33C93" w:rsidP="008A0682">
            <w:pPr>
              <w:pStyle w:val="Caption"/>
              <w:jc w:val="center"/>
              <w:rPr>
                <w:sz w:val="20"/>
                <w:szCs w:val="20"/>
                <w:rPrChange w:id="100" w:author="ge59muf" w:date="2022-04-08T11:04:00Z">
                  <w:rPr/>
                </w:rPrChange>
              </w:rPr>
            </w:pPr>
            <w:r w:rsidRPr="00885CBF">
              <w:rPr>
                <w:sz w:val="20"/>
                <w:szCs w:val="20"/>
                <w:rPrChange w:id="101" w:author="ge59muf" w:date="2022-04-08T11:04:00Z">
                  <w:rPr/>
                </w:rPrChange>
              </w:rPr>
              <w:t>12634</w:t>
            </w:r>
          </w:p>
        </w:tc>
        <w:tc>
          <w:tcPr>
            <w:tcW w:w="777" w:type="dxa"/>
            <w:tcBorders>
              <w:top w:val="nil"/>
              <w:left w:val="nil"/>
              <w:bottom w:val="nil"/>
              <w:right w:val="nil"/>
            </w:tcBorders>
            <w:hideMark/>
            <w:tcPrChange w:id="102" w:author="ge59muf" w:date="2022-04-08T11:06:00Z">
              <w:tcPr>
                <w:tcW w:w="727" w:type="dxa"/>
                <w:gridSpan w:val="2"/>
                <w:hideMark/>
              </w:tcPr>
            </w:tcPrChange>
          </w:tcPr>
          <w:p w14:paraId="3247D708" w14:textId="77777777" w:rsidR="00A33C93" w:rsidRPr="00885CBF" w:rsidRDefault="00A33C93" w:rsidP="008A0682">
            <w:pPr>
              <w:pStyle w:val="Caption"/>
              <w:jc w:val="center"/>
              <w:rPr>
                <w:sz w:val="20"/>
                <w:szCs w:val="20"/>
                <w:rPrChange w:id="103" w:author="ge59muf" w:date="2022-04-08T11:04:00Z">
                  <w:rPr/>
                </w:rPrChange>
              </w:rPr>
            </w:pPr>
            <w:r w:rsidRPr="00885CBF">
              <w:rPr>
                <w:sz w:val="20"/>
                <w:szCs w:val="20"/>
                <w:rPrChange w:id="104" w:author="ge59muf" w:date="2022-04-08T11:04:00Z">
                  <w:rPr/>
                </w:rPrChange>
              </w:rPr>
              <w:t>12595</w:t>
            </w:r>
          </w:p>
        </w:tc>
        <w:tc>
          <w:tcPr>
            <w:tcW w:w="777" w:type="dxa"/>
            <w:tcBorders>
              <w:top w:val="nil"/>
              <w:left w:val="nil"/>
              <w:bottom w:val="nil"/>
              <w:right w:val="nil"/>
            </w:tcBorders>
            <w:hideMark/>
            <w:tcPrChange w:id="105" w:author="ge59muf" w:date="2022-04-08T11:06:00Z">
              <w:tcPr>
                <w:tcW w:w="727" w:type="dxa"/>
                <w:gridSpan w:val="2"/>
                <w:hideMark/>
              </w:tcPr>
            </w:tcPrChange>
          </w:tcPr>
          <w:p w14:paraId="091114AD" w14:textId="77777777" w:rsidR="00A33C93" w:rsidRPr="00885CBF" w:rsidRDefault="00A33C93" w:rsidP="008A0682">
            <w:pPr>
              <w:pStyle w:val="Caption"/>
              <w:jc w:val="center"/>
              <w:rPr>
                <w:sz w:val="20"/>
                <w:szCs w:val="20"/>
                <w:rPrChange w:id="106" w:author="ge59muf" w:date="2022-04-08T11:04:00Z">
                  <w:rPr/>
                </w:rPrChange>
              </w:rPr>
            </w:pPr>
            <w:r w:rsidRPr="00885CBF">
              <w:rPr>
                <w:sz w:val="20"/>
                <w:szCs w:val="20"/>
                <w:rPrChange w:id="107" w:author="ge59muf" w:date="2022-04-08T11:04:00Z">
                  <w:rPr/>
                </w:rPrChange>
              </w:rPr>
              <w:t>10903</w:t>
            </w:r>
          </w:p>
        </w:tc>
        <w:tc>
          <w:tcPr>
            <w:tcW w:w="778" w:type="dxa"/>
            <w:tcBorders>
              <w:top w:val="nil"/>
              <w:left w:val="nil"/>
              <w:bottom w:val="nil"/>
              <w:right w:val="nil"/>
            </w:tcBorders>
            <w:hideMark/>
            <w:tcPrChange w:id="108" w:author="ge59muf" w:date="2022-04-08T11:06:00Z">
              <w:tcPr>
                <w:tcW w:w="1321" w:type="dxa"/>
                <w:gridSpan w:val="3"/>
                <w:hideMark/>
              </w:tcPr>
            </w:tcPrChange>
          </w:tcPr>
          <w:p w14:paraId="6F52F5F7" w14:textId="77777777" w:rsidR="00A33C93" w:rsidRPr="00885CBF" w:rsidRDefault="00A33C93" w:rsidP="008A0682">
            <w:pPr>
              <w:pStyle w:val="Caption"/>
              <w:jc w:val="center"/>
              <w:rPr>
                <w:sz w:val="20"/>
                <w:szCs w:val="20"/>
                <w:rPrChange w:id="109" w:author="ge59muf" w:date="2022-04-08T11:04:00Z">
                  <w:rPr/>
                </w:rPrChange>
              </w:rPr>
            </w:pPr>
            <w:r w:rsidRPr="00885CBF">
              <w:rPr>
                <w:sz w:val="20"/>
                <w:szCs w:val="20"/>
                <w:rPrChange w:id="110" w:author="ge59muf" w:date="2022-04-08T11:04:00Z">
                  <w:rPr/>
                </w:rPrChange>
              </w:rPr>
              <w:t>10860</w:t>
            </w:r>
          </w:p>
        </w:tc>
      </w:tr>
      <w:tr w:rsidR="00A33C93" w:rsidRPr="00885CBF" w14:paraId="693D980A" w14:textId="77777777" w:rsidTr="00F462F3">
        <w:tblPrEx>
          <w:tblPrExChange w:id="111" w:author="ge59muf" w:date="2022-04-08T11:06:00Z">
            <w:tblPrEx>
              <w:tblLayout w:type="fixed"/>
            </w:tblPrEx>
          </w:tblPrExChange>
        </w:tblPrEx>
        <w:trPr>
          <w:trHeight w:val="311"/>
          <w:jc w:val="center"/>
          <w:trPrChange w:id="112" w:author="ge59muf" w:date="2022-04-08T11:06:00Z">
            <w:trPr>
              <w:gridBefore w:val="1"/>
              <w:gridAfter w:val="0"/>
              <w:trHeight w:val="311"/>
              <w:jc w:val="center"/>
            </w:trPr>
          </w:trPrChange>
        </w:trPr>
        <w:tc>
          <w:tcPr>
            <w:tcW w:w="1759" w:type="dxa"/>
            <w:tcBorders>
              <w:top w:val="nil"/>
              <w:left w:val="nil"/>
              <w:bottom w:val="nil"/>
              <w:right w:val="nil"/>
            </w:tcBorders>
            <w:hideMark/>
            <w:tcPrChange w:id="113" w:author="ge59muf" w:date="2022-04-08T11:06:00Z">
              <w:tcPr>
                <w:tcW w:w="1336" w:type="dxa"/>
                <w:hideMark/>
              </w:tcPr>
            </w:tcPrChange>
          </w:tcPr>
          <w:p w14:paraId="5B2E8254" w14:textId="77777777" w:rsidR="00A33C93" w:rsidRPr="00885CBF" w:rsidRDefault="00A33C93" w:rsidP="008A0682">
            <w:pPr>
              <w:pStyle w:val="Caption"/>
              <w:jc w:val="center"/>
              <w:rPr>
                <w:sz w:val="20"/>
                <w:szCs w:val="20"/>
                <w:rPrChange w:id="114" w:author="ge59muf" w:date="2022-04-08T11:04:00Z">
                  <w:rPr/>
                </w:rPrChange>
              </w:rPr>
            </w:pPr>
            <w:r w:rsidRPr="00885CBF">
              <w:rPr>
                <w:sz w:val="20"/>
                <w:szCs w:val="20"/>
                <w:rPrChange w:id="115" w:author="ge59muf" w:date="2022-04-08T11:04:00Z">
                  <w:rPr/>
                </w:rPrChange>
              </w:rPr>
              <w:t>NA50</w:t>
            </w:r>
          </w:p>
        </w:tc>
        <w:tc>
          <w:tcPr>
            <w:tcW w:w="777" w:type="dxa"/>
            <w:tcBorders>
              <w:top w:val="nil"/>
              <w:left w:val="nil"/>
              <w:bottom w:val="nil"/>
              <w:right w:val="nil"/>
            </w:tcBorders>
            <w:hideMark/>
            <w:tcPrChange w:id="116" w:author="ge59muf" w:date="2022-04-08T11:06:00Z">
              <w:tcPr>
                <w:tcW w:w="569" w:type="dxa"/>
                <w:gridSpan w:val="2"/>
                <w:hideMark/>
              </w:tcPr>
            </w:tcPrChange>
          </w:tcPr>
          <w:p w14:paraId="224AC0E9" w14:textId="77777777" w:rsidR="00A33C93" w:rsidRPr="00885CBF" w:rsidRDefault="00A33C93" w:rsidP="008A0682">
            <w:pPr>
              <w:pStyle w:val="Caption"/>
              <w:jc w:val="center"/>
              <w:rPr>
                <w:sz w:val="20"/>
                <w:szCs w:val="20"/>
                <w:rPrChange w:id="117" w:author="ge59muf" w:date="2022-04-08T11:04:00Z">
                  <w:rPr/>
                </w:rPrChange>
              </w:rPr>
            </w:pPr>
            <w:r w:rsidRPr="00885CBF">
              <w:rPr>
                <w:sz w:val="20"/>
                <w:szCs w:val="20"/>
                <w:rPrChange w:id="118" w:author="ge59muf" w:date="2022-04-08T11:04:00Z">
                  <w:rPr/>
                </w:rPrChange>
              </w:rPr>
              <w:t>4655</w:t>
            </w:r>
          </w:p>
        </w:tc>
        <w:tc>
          <w:tcPr>
            <w:tcW w:w="777" w:type="dxa"/>
            <w:tcBorders>
              <w:top w:val="nil"/>
              <w:left w:val="nil"/>
              <w:bottom w:val="nil"/>
              <w:right w:val="nil"/>
            </w:tcBorders>
            <w:hideMark/>
            <w:tcPrChange w:id="119" w:author="ge59muf" w:date="2022-04-08T11:06:00Z">
              <w:tcPr>
                <w:tcW w:w="695" w:type="dxa"/>
                <w:gridSpan w:val="2"/>
                <w:hideMark/>
              </w:tcPr>
            </w:tcPrChange>
          </w:tcPr>
          <w:p w14:paraId="28D76FCE" w14:textId="77777777" w:rsidR="00A33C93" w:rsidRPr="00885CBF" w:rsidRDefault="00A33C93" w:rsidP="008A0682">
            <w:pPr>
              <w:pStyle w:val="Caption"/>
              <w:jc w:val="center"/>
              <w:rPr>
                <w:sz w:val="20"/>
                <w:szCs w:val="20"/>
                <w:rPrChange w:id="120" w:author="ge59muf" w:date="2022-04-08T11:04:00Z">
                  <w:rPr/>
                </w:rPrChange>
              </w:rPr>
            </w:pPr>
            <w:r w:rsidRPr="00885CBF">
              <w:rPr>
                <w:sz w:val="20"/>
                <w:szCs w:val="20"/>
                <w:rPrChange w:id="121" w:author="ge59muf" w:date="2022-04-08T11:04:00Z">
                  <w:rPr/>
                </w:rPrChange>
              </w:rPr>
              <w:t>4911</w:t>
            </w:r>
          </w:p>
        </w:tc>
        <w:tc>
          <w:tcPr>
            <w:tcW w:w="737" w:type="dxa"/>
            <w:tcBorders>
              <w:top w:val="nil"/>
              <w:left w:val="nil"/>
              <w:bottom w:val="nil"/>
              <w:right w:val="nil"/>
            </w:tcBorders>
            <w:hideMark/>
            <w:tcPrChange w:id="122" w:author="ge59muf" w:date="2022-04-08T11:06:00Z">
              <w:tcPr>
                <w:tcW w:w="695" w:type="dxa"/>
                <w:hideMark/>
              </w:tcPr>
            </w:tcPrChange>
          </w:tcPr>
          <w:p w14:paraId="6BE8FE69" w14:textId="77777777" w:rsidR="00A33C93" w:rsidRPr="00885CBF" w:rsidRDefault="00A33C93" w:rsidP="008A0682">
            <w:pPr>
              <w:pStyle w:val="Caption"/>
              <w:jc w:val="center"/>
              <w:rPr>
                <w:sz w:val="20"/>
                <w:szCs w:val="20"/>
                <w:rPrChange w:id="123" w:author="ge59muf" w:date="2022-04-08T11:04:00Z">
                  <w:rPr/>
                </w:rPrChange>
              </w:rPr>
            </w:pPr>
            <w:r w:rsidRPr="00885CBF">
              <w:rPr>
                <w:sz w:val="20"/>
                <w:szCs w:val="20"/>
                <w:rPrChange w:id="124" w:author="ge59muf" w:date="2022-04-08T11:04:00Z">
                  <w:rPr/>
                </w:rPrChange>
              </w:rPr>
              <w:t>4954</w:t>
            </w:r>
          </w:p>
        </w:tc>
        <w:tc>
          <w:tcPr>
            <w:tcW w:w="810" w:type="dxa"/>
            <w:tcBorders>
              <w:top w:val="nil"/>
              <w:left w:val="nil"/>
              <w:bottom w:val="nil"/>
              <w:right w:val="nil"/>
            </w:tcBorders>
            <w:hideMark/>
            <w:tcPrChange w:id="125" w:author="ge59muf" w:date="2022-04-08T11:06:00Z">
              <w:tcPr>
                <w:tcW w:w="757" w:type="dxa"/>
                <w:gridSpan w:val="3"/>
                <w:hideMark/>
              </w:tcPr>
            </w:tcPrChange>
          </w:tcPr>
          <w:p w14:paraId="6474F469" w14:textId="77777777" w:rsidR="00A33C93" w:rsidRPr="00885CBF" w:rsidRDefault="00A33C93" w:rsidP="008A0682">
            <w:pPr>
              <w:pStyle w:val="Caption"/>
              <w:jc w:val="center"/>
              <w:rPr>
                <w:sz w:val="20"/>
                <w:szCs w:val="20"/>
                <w:rPrChange w:id="126" w:author="ge59muf" w:date="2022-04-08T11:04:00Z">
                  <w:rPr/>
                </w:rPrChange>
              </w:rPr>
            </w:pPr>
            <w:r w:rsidRPr="00885CBF">
              <w:rPr>
                <w:sz w:val="20"/>
                <w:szCs w:val="20"/>
                <w:rPrChange w:id="127" w:author="ge59muf" w:date="2022-04-08T11:04:00Z">
                  <w:rPr/>
                </w:rPrChange>
              </w:rPr>
              <w:t>5475</w:t>
            </w:r>
          </w:p>
        </w:tc>
        <w:tc>
          <w:tcPr>
            <w:tcW w:w="785" w:type="dxa"/>
            <w:tcBorders>
              <w:top w:val="nil"/>
              <w:left w:val="nil"/>
              <w:bottom w:val="nil"/>
              <w:right w:val="nil"/>
            </w:tcBorders>
            <w:hideMark/>
            <w:tcPrChange w:id="128" w:author="ge59muf" w:date="2022-04-08T11:06:00Z">
              <w:tcPr>
                <w:tcW w:w="727" w:type="dxa"/>
                <w:hideMark/>
              </w:tcPr>
            </w:tcPrChange>
          </w:tcPr>
          <w:p w14:paraId="75D13A21" w14:textId="77777777" w:rsidR="00A33C93" w:rsidRPr="00885CBF" w:rsidRDefault="00A33C93" w:rsidP="008A0682">
            <w:pPr>
              <w:pStyle w:val="Caption"/>
              <w:jc w:val="center"/>
              <w:rPr>
                <w:sz w:val="20"/>
                <w:szCs w:val="20"/>
                <w:rPrChange w:id="129" w:author="ge59muf" w:date="2022-04-08T11:04:00Z">
                  <w:rPr/>
                </w:rPrChange>
              </w:rPr>
            </w:pPr>
            <w:r w:rsidRPr="00885CBF">
              <w:rPr>
                <w:sz w:val="20"/>
                <w:szCs w:val="20"/>
                <w:rPrChange w:id="130" w:author="ge59muf" w:date="2022-04-08T11:04:00Z">
                  <w:rPr/>
                </w:rPrChange>
              </w:rPr>
              <w:t>5350</w:t>
            </w:r>
          </w:p>
        </w:tc>
        <w:tc>
          <w:tcPr>
            <w:tcW w:w="777" w:type="dxa"/>
            <w:tcBorders>
              <w:top w:val="nil"/>
              <w:left w:val="nil"/>
              <w:bottom w:val="nil"/>
              <w:right w:val="nil"/>
            </w:tcBorders>
            <w:hideMark/>
            <w:tcPrChange w:id="131" w:author="ge59muf" w:date="2022-04-08T11:06:00Z">
              <w:tcPr>
                <w:tcW w:w="727" w:type="dxa"/>
                <w:gridSpan w:val="2"/>
                <w:hideMark/>
              </w:tcPr>
            </w:tcPrChange>
          </w:tcPr>
          <w:p w14:paraId="76B009F5" w14:textId="77777777" w:rsidR="00A33C93" w:rsidRPr="00885CBF" w:rsidRDefault="00A33C93" w:rsidP="008A0682">
            <w:pPr>
              <w:pStyle w:val="Caption"/>
              <w:jc w:val="center"/>
              <w:rPr>
                <w:sz w:val="20"/>
                <w:szCs w:val="20"/>
                <w:rPrChange w:id="132" w:author="ge59muf" w:date="2022-04-08T11:04:00Z">
                  <w:rPr/>
                </w:rPrChange>
              </w:rPr>
            </w:pPr>
            <w:r w:rsidRPr="00885CBF">
              <w:rPr>
                <w:sz w:val="20"/>
                <w:szCs w:val="20"/>
                <w:rPrChange w:id="133" w:author="ge59muf" w:date="2022-04-08T11:04:00Z">
                  <w:rPr/>
                </w:rPrChange>
              </w:rPr>
              <w:t>5300</w:t>
            </w:r>
          </w:p>
        </w:tc>
        <w:tc>
          <w:tcPr>
            <w:tcW w:w="777" w:type="dxa"/>
            <w:tcBorders>
              <w:top w:val="nil"/>
              <w:left w:val="nil"/>
              <w:bottom w:val="nil"/>
              <w:right w:val="nil"/>
            </w:tcBorders>
            <w:hideMark/>
            <w:tcPrChange w:id="134" w:author="ge59muf" w:date="2022-04-08T11:06:00Z">
              <w:tcPr>
                <w:tcW w:w="727" w:type="dxa"/>
                <w:gridSpan w:val="2"/>
                <w:hideMark/>
              </w:tcPr>
            </w:tcPrChange>
          </w:tcPr>
          <w:p w14:paraId="5A7AF383" w14:textId="77777777" w:rsidR="00A33C93" w:rsidRPr="00885CBF" w:rsidRDefault="00A33C93" w:rsidP="008A0682">
            <w:pPr>
              <w:pStyle w:val="Caption"/>
              <w:jc w:val="center"/>
              <w:rPr>
                <w:sz w:val="20"/>
                <w:szCs w:val="20"/>
                <w:rPrChange w:id="135" w:author="ge59muf" w:date="2022-04-08T11:04:00Z">
                  <w:rPr/>
                </w:rPrChange>
              </w:rPr>
            </w:pPr>
            <w:r w:rsidRPr="00885CBF">
              <w:rPr>
                <w:sz w:val="20"/>
                <w:szCs w:val="20"/>
                <w:rPrChange w:id="136" w:author="ge59muf" w:date="2022-04-08T11:04:00Z">
                  <w:rPr/>
                </w:rPrChange>
              </w:rPr>
              <w:t>5041</w:t>
            </w:r>
          </w:p>
        </w:tc>
        <w:tc>
          <w:tcPr>
            <w:tcW w:w="778" w:type="dxa"/>
            <w:tcBorders>
              <w:top w:val="nil"/>
              <w:left w:val="nil"/>
              <w:bottom w:val="nil"/>
              <w:right w:val="nil"/>
            </w:tcBorders>
            <w:hideMark/>
            <w:tcPrChange w:id="137" w:author="ge59muf" w:date="2022-04-08T11:06:00Z">
              <w:tcPr>
                <w:tcW w:w="1321" w:type="dxa"/>
                <w:gridSpan w:val="3"/>
                <w:hideMark/>
              </w:tcPr>
            </w:tcPrChange>
          </w:tcPr>
          <w:p w14:paraId="39DCDE01" w14:textId="77777777" w:rsidR="00A33C93" w:rsidRPr="00885CBF" w:rsidRDefault="00A33C93" w:rsidP="008A0682">
            <w:pPr>
              <w:pStyle w:val="Caption"/>
              <w:jc w:val="center"/>
              <w:rPr>
                <w:sz w:val="20"/>
                <w:szCs w:val="20"/>
                <w:rPrChange w:id="138" w:author="ge59muf" w:date="2022-04-08T11:04:00Z">
                  <w:rPr/>
                </w:rPrChange>
              </w:rPr>
            </w:pPr>
            <w:r w:rsidRPr="00885CBF">
              <w:rPr>
                <w:sz w:val="20"/>
                <w:szCs w:val="20"/>
                <w:rPrChange w:id="139" w:author="ge59muf" w:date="2022-04-08T11:04:00Z">
                  <w:rPr/>
                </w:rPrChange>
              </w:rPr>
              <w:t>5057</w:t>
            </w:r>
          </w:p>
        </w:tc>
      </w:tr>
      <w:tr w:rsidR="00A33C93" w:rsidRPr="00885CBF" w14:paraId="63ED85E5" w14:textId="77777777" w:rsidTr="00F462F3">
        <w:tblPrEx>
          <w:tblPrExChange w:id="140" w:author="ge59muf" w:date="2022-04-08T11:06:00Z">
            <w:tblPrEx>
              <w:tblLayout w:type="fixed"/>
            </w:tblPrEx>
          </w:tblPrExChange>
        </w:tblPrEx>
        <w:trPr>
          <w:trHeight w:val="506"/>
          <w:jc w:val="center"/>
          <w:trPrChange w:id="141" w:author="ge59muf" w:date="2022-04-08T11:06:00Z">
            <w:trPr>
              <w:gridBefore w:val="1"/>
              <w:gridAfter w:val="0"/>
              <w:trHeight w:val="506"/>
              <w:jc w:val="center"/>
            </w:trPr>
          </w:trPrChange>
        </w:trPr>
        <w:tc>
          <w:tcPr>
            <w:tcW w:w="1759" w:type="dxa"/>
            <w:tcBorders>
              <w:top w:val="nil"/>
              <w:left w:val="nil"/>
              <w:bottom w:val="nil"/>
              <w:right w:val="nil"/>
            </w:tcBorders>
            <w:hideMark/>
            <w:tcPrChange w:id="142" w:author="ge59muf" w:date="2022-04-08T11:06:00Z">
              <w:tcPr>
                <w:tcW w:w="1336" w:type="dxa"/>
                <w:hideMark/>
              </w:tcPr>
            </w:tcPrChange>
          </w:tcPr>
          <w:p w14:paraId="7AFEA300" w14:textId="3C0D6965" w:rsidR="00A33C93" w:rsidRPr="00885CBF" w:rsidRDefault="00A33C93" w:rsidP="008A0682">
            <w:pPr>
              <w:pStyle w:val="Caption"/>
              <w:jc w:val="center"/>
              <w:rPr>
                <w:sz w:val="20"/>
                <w:szCs w:val="20"/>
                <w:rPrChange w:id="143" w:author="ge59muf" w:date="2022-04-08T11:04:00Z">
                  <w:rPr/>
                </w:rPrChange>
              </w:rPr>
            </w:pPr>
            <w:r w:rsidRPr="00885CBF">
              <w:rPr>
                <w:sz w:val="20"/>
                <w:szCs w:val="20"/>
                <w:rPrChange w:id="144" w:author="ge59muf" w:date="2022-04-08T11:04:00Z">
                  <w:rPr/>
                </w:rPrChange>
              </w:rPr>
              <w:t xml:space="preserve">Number </w:t>
            </w:r>
            <w:r w:rsidR="008F2383" w:rsidRPr="008F2383">
              <w:rPr>
                <w:sz w:val="20"/>
                <w:szCs w:val="20"/>
              </w:rPr>
              <w:t>of misassemblies</w:t>
            </w:r>
          </w:p>
        </w:tc>
        <w:tc>
          <w:tcPr>
            <w:tcW w:w="777" w:type="dxa"/>
            <w:tcBorders>
              <w:top w:val="nil"/>
              <w:left w:val="nil"/>
              <w:bottom w:val="nil"/>
              <w:right w:val="nil"/>
            </w:tcBorders>
            <w:hideMark/>
            <w:tcPrChange w:id="145" w:author="ge59muf" w:date="2022-04-08T11:06:00Z">
              <w:tcPr>
                <w:tcW w:w="569" w:type="dxa"/>
                <w:gridSpan w:val="2"/>
                <w:hideMark/>
              </w:tcPr>
            </w:tcPrChange>
          </w:tcPr>
          <w:p w14:paraId="15C0425F" w14:textId="77777777" w:rsidR="00A33C93" w:rsidRPr="00885CBF" w:rsidRDefault="00A33C93" w:rsidP="008A0682">
            <w:pPr>
              <w:pStyle w:val="Caption"/>
              <w:jc w:val="center"/>
              <w:rPr>
                <w:sz w:val="20"/>
                <w:szCs w:val="20"/>
                <w:rPrChange w:id="146" w:author="ge59muf" w:date="2022-04-08T11:04:00Z">
                  <w:rPr/>
                </w:rPrChange>
              </w:rPr>
            </w:pPr>
            <w:r w:rsidRPr="00885CBF">
              <w:rPr>
                <w:sz w:val="20"/>
                <w:szCs w:val="20"/>
                <w:rPrChange w:id="147" w:author="ge59muf" w:date="2022-04-08T11:04:00Z">
                  <w:rPr/>
                </w:rPrChange>
              </w:rPr>
              <w:t>23037</w:t>
            </w:r>
          </w:p>
        </w:tc>
        <w:tc>
          <w:tcPr>
            <w:tcW w:w="777" w:type="dxa"/>
            <w:tcBorders>
              <w:top w:val="nil"/>
              <w:left w:val="nil"/>
              <w:bottom w:val="nil"/>
              <w:right w:val="nil"/>
            </w:tcBorders>
            <w:hideMark/>
            <w:tcPrChange w:id="148" w:author="ge59muf" w:date="2022-04-08T11:06:00Z">
              <w:tcPr>
                <w:tcW w:w="695" w:type="dxa"/>
                <w:gridSpan w:val="2"/>
                <w:hideMark/>
              </w:tcPr>
            </w:tcPrChange>
          </w:tcPr>
          <w:p w14:paraId="0BBEE44C" w14:textId="77777777" w:rsidR="00A33C93" w:rsidRPr="00885CBF" w:rsidRDefault="00A33C93" w:rsidP="008A0682">
            <w:pPr>
              <w:pStyle w:val="Caption"/>
              <w:jc w:val="center"/>
              <w:rPr>
                <w:sz w:val="20"/>
                <w:szCs w:val="20"/>
                <w:rPrChange w:id="149" w:author="ge59muf" w:date="2022-04-08T11:04:00Z">
                  <w:rPr/>
                </w:rPrChange>
              </w:rPr>
            </w:pPr>
            <w:r w:rsidRPr="00885CBF">
              <w:rPr>
                <w:sz w:val="20"/>
                <w:szCs w:val="20"/>
                <w:rPrChange w:id="150" w:author="ge59muf" w:date="2022-04-08T11:04:00Z">
                  <w:rPr/>
                </w:rPrChange>
              </w:rPr>
              <w:t>23487</w:t>
            </w:r>
          </w:p>
        </w:tc>
        <w:tc>
          <w:tcPr>
            <w:tcW w:w="737" w:type="dxa"/>
            <w:tcBorders>
              <w:top w:val="nil"/>
              <w:left w:val="nil"/>
              <w:bottom w:val="nil"/>
              <w:right w:val="nil"/>
            </w:tcBorders>
            <w:hideMark/>
            <w:tcPrChange w:id="151" w:author="ge59muf" w:date="2022-04-08T11:06:00Z">
              <w:tcPr>
                <w:tcW w:w="695" w:type="dxa"/>
                <w:hideMark/>
              </w:tcPr>
            </w:tcPrChange>
          </w:tcPr>
          <w:p w14:paraId="3548EA69" w14:textId="77777777" w:rsidR="00A33C93" w:rsidRPr="00885CBF" w:rsidRDefault="00A33C93" w:rsidP="008A0682">
            <w:pPr>
              <w:pStyle w:val="Caption"/>
              <w:jc w:val="center"/>
              <w:rPr>
                <w:sz w:val="20"/>
                <w:szCs w:val="20"/>
                <w:rPrChange w:id="152" w:author="ge59muf" w:date="2022-04-08T11:04:00Z">
                  <w:rPr/>
                </w:rPrChange>
              </w:rPr>
            </w:pPr>
            <w:r w:rsidRPr="00885CBF">
              <w:rPr>
                <w:sz w:val="20"/>
                <w:szCs w:val="20"/>
                <w:rPrChange w:id="153" w:author="ge59muf" w:date="2022-04-08T11:04:00Z">
                  <w:rPr/>
                </w:rPrChange>
              </w:rPr>
              <w:t>20770</w:t>
            </w:r>
          </w:p>
        </w:tc>
        <w:tc>
          <w:tcPr>
            <w:tcW w:w="810" w:type="dxa"/>
            <w:tcBorders>
              <w:top w:val="nil"/>
              <w:left w:val="nil"/>
              <w:bottom w:val="nil"/>
              <w:right w:val="nil"/>
            </w:tcBorders>
            <w:hideMark/>
            <w:tcPrChange w:id="154" w:author="ge59muf" w:date="2022-04-08T11:06:00Z">
              <w:tcPr>
                <w:tcW w:w="757" w:type="dxa"/>
                <w:gridSpan w:val="3"/>
                <w:hideMark/>
              </w:tcPr>
            </w:tcPrChange>
          </w:tcPr>
          <w:p w14:paraId="49559DD4" w14:textId="77777777" w:rsidR="00A33C93" w:rsidRPr="00885CBF" w:rsidRDefault="00A33C93" w:rsidP="008A0682">
            <w:pPr>
              <w:pStyle w:val="Caption"/>
              <w:jc w:val="center"/>
              <w:rPr>
                <w:sz w:val="20"/>
                <w:szCs w:val="20"/>
                <w:rPrChange w:id="155" w:author="ge59muf" w:date="2022-04-08T11:04:00Z">
                  <w:rPr/>
                </w:rPrChange>
              </w:rPr>
            </w:pPr>
            <w:r w:rsidRPr="00885CBF">
              <w:rPr>
                <w:sz w:val="20"/>
                <w:szCs w:val="20"/>
                <w:rPrChange w:id="156" w:author="ge59muf" w:date="2022-04-08T11:04:00Z">
                  <w:rPr/>
                </w:rPrChange>
              </w:rPr>
              <w:t>24958</w:t>
            </w:r>
          </w:p>
        </w:tc>
        <w:tc>
          <w:tcPr>
            <w:tcW w:w="785" w:type="dxa"/>
            <w:tcBorders>
              <w:top w:val="nil"/>
              <w:left w:val="nil"/>
              <w:bottom w:val="nil"/>
              <w:right w:val="nil"/>
            </w:tcBorders>
            <w:hideMark/>
            <w:tcPrChange w:id="157" w:author="ge59muf" w:date="2022-04-08T11:06:00Z">
              <w:tcPr>
                <w:tcW w:w="727" w:type="dxa"/>
                <w:hideMark/>
              </w:tcPr>
            </w:tcPrChange>
          </w:tcPr>
          <w:p w14:paraId="7494A621" w14:textId="77777777" w:rsidR="00A33C93" w:rsidRPr="00885CBF" w:rsidRDefault="00A33C93" w:rsidP="008A0682">
            <w:pPr>
              <w:pStyle w:val="Caption"/>
              <w:jc w:val="center"/>
              <w:rPr>
                <w:sz w:val="20"/>
                <w:szCs w:val="20"/>
                <w:rPrChange w:id="158" w:author="ge59muf" w:date="2022-04-08T11:04:00Z">
                  <w:rPr/>
                </w:rPrChange>
              </w:rPr>
            </w:pPr>
            <w:r w:rsidRPr="00885CBF">
              <w:rPr>
                <w:sz w:val="20"/>
                <w:szCs w:val="20"/>
                <w:rPrChange w:id="159" w:author="ge59muf" w:date="2022-04-08T11:04:00Z">
                  <w:rPr/>
                </w:rPrChange>
              </w:rPr>
              <w:t>23389</w:t>
            </w:r>
          </w:p>
        </w:tc>
        <w:tc>
          <w:tcPr>
            <w:tcW w:w="777" w:type="dxa"/>
            <w:tcBorders>
              <w:top w:val="nil"/>
              <w:left w:val="nil"/>
              <w:bottom w:val="nil"/>
              <w:right w:val="nil"/>
            </w:tcBorders>
            <w:hideMark/>
            <w:tcPrChange w:id="160" w:author="ge59muf" w:date="2022-04-08T11:06:00Z">
              <w:tcPr>
                <w:tcW w:w="727" w:type="dxa"/>
                <w:gridSpan w:val="2"/>
                <w:hideMark/>
              </w:tcPr>
            </w:tcPrChange>
          </w:tcPr>
          <w:p w14:paraId="05B63135" w14:textId="77777777" w:rsidR="00A33C93" w:rsidRPr="00885CBF" w:rsidRDefault="00A33C93" w:rsidP="008A0682">
            <w:pPr>
              <w:pStyle w:val="Caption"/>
              <w:jc w:val="center"/>
              <w:rPr>
                <w:sz w:val="20"/>
                <w:szCs w:val="20"/>
                <w:rPrChange w:id="161" w:author="ge59muf" w:date="2022-04-08T11:04:00Z">
                  <w:rPr/>
                </w:rPrChange>
              </w:rPr>
            </w:pPr>
            <w:r w:rsidRPr="00885CBF">
              <w:rPr>
                <w:sz w:val="20"/>
                <w:szCs w:val="20"/>
                <w:rPrChange w:id="162" w:author="ge59muf" w:date="2022-04-08T11:04:00Z">
                  <w:rPr/>
                </w:rPrChange>
              </w:rPr>
              <w:t>23448</w:t>
            </w:r>
          </w:p>
        </w:tc>
        <w:tc>
          <w:tcPr>
            <w:tcW w:w="777" w:type="dxa"/>
            <w:tcBorders>
              <w:top w:val="nil"/>
              <w:left w:val="nil"/>
              <w:bottom w:val="nil"/>
              <w:right w:val="nil"/>
            </w:tcBorders>
            <w:hideMark/>
            <w:tcPrChange w:id="163" w:author="ge59muf" w:date="2022-04-08T11:06:00Z">
              <w:tcPr>
                <w:tcW w:w="727" w:type="dxa"/>
                <w:gridSpan w:val="2"/>
                <w:hideMark/>
              </w:tcPr>
            </w:tcPrChange>
          </w:tcPr>
          <w:p w14:paraId="398A836A" w14:textId="77777777" w:rsidR="00A33C93" w:rsidRPr="00885CBF" w:rsidRDefault="00A33C93" w:rsidP="008A0682">
            <w:pPr>
              <w:pStyle w:val="Caption"/>
              <w:jc w:val="center"/>
              <w:rPr>
                <w:sz w:val="20"/>
                <w:szCs w:val="20"/>
                <w:rPrChange w:id="164" w:author="ge59muf" w:date="2022-04-08T11:04:00Z">
                  <w:rPr/>
                </w:rPrChange>
              </w:rPr>
            </w:pPr>
            <w:r w:rsidRPr="00885CBF">
              <w:rPr>
                <w:sz w:val="20"/>
                <w:szCs w:val="20"/>
                <w:rPrChange w:id="165" w:author="ge59muf" w:date="2022-04-08T11:04:00Z">
                  <w:rPr/>
                </w:rPrChange>
              </w:rPr>
              <w:t>21595</w:t>
            </w:r>
          </w:p>
        </w:tc>
        <w:tc>
          <w:tcPr>
            <w:tcW w:w="778" w:type="dxa"/>
            <w:tcBorders>
              <w:top w:val="nil"/>
              <w:left w:val="nil"/>
              <w:bottom w:val="nil"/>
              <w:right w:val="nil"/>
            </w:tcBorders>
            <w:hideMark/>
            <w:tcPrChange w:id="166" w:author="ge59muf" w:date="2022-04-08T11:06:00Z">
              <w:tcPr>
                <w:tcW w:w="1321" w:type="dxa"/>
                <w:gridSpan w:val="3"/>
                <w:hideMark/>
              </w:tcPr>
            </w:tcPrChange>
          </w:tcPr>
          <w:p w14:paraId="11E04616" w14:textId="77777777" w:rsidR="00A33C93" w:rsidRPr="00885CBF" w:rsidRDefault="00A33C93" w:rsidP="008A0682">
            <w:pPr>
              <w:pStyle w:val="Caption"/>
              <w:jc w:val="center"/>
              <w:rPr>
                <w:sz w:val="20"/>
                <w:szCs w:val="20"/>
                <w:rPrChange w:id="167" w:author="ge59muf" w:date="2022-04-08T11:04:00Z">
                  <w:rPr/>
                </w:rPrChange>
              </w:rPr>
            </w:pPr>
            <w:r w:rsidRPr="00885CBF">
              <w:rPr>
                <w:sz w:val="20"/>
                <w:szCs w:val="20"/>
                <w:rPrChange w:id="168" w:author="ge59muf" w:date="2022-04-08T11:04:00Z">
                  <w:rPr/>
                </w:rPrChange>
              </w:rPr>
              <w:t>20786</w:t>
            </w:r>
          </w:p>
        </w:tc>
      </w:tr>
      <w:tr w:rsidR="00A33C93" w:rsidRPr="00885CBF" w14:paraId="6A91710E" w14:textId="77777777" w:rsidTr="00F462F3">
        <w:tblPrEx>
          <w:tblPrExChange w:id="169" w:author="ge59muf" w:date="2022-04-08T11:06:00Z">
            <w:tblPrEx>
              <w:tblLayout w:type="fixed"/>
            </w:tblPrEx>
          </w:tblPrExChange>
        </w:tblPrEx>
        <w:trPr>
          <w:trHeight w:val="759"/>
          <w:jc w:val="center"/>
          <w:trPrChange w:id="170" w:author="ge59muf" w:date="2022-04-08T11:06:00Z">
            <w:trPr>
              <w:gridBefore w:val="1"/>
              <w:gridAfter w:val="0"/>
              <w:trHeight w:val="759"/>
              <w:jc w:val="center"/>
            </w:trPr>
          </w:trPrChange>
        </w:trPr>
        <w:tc>
          <w:tcPr>
            <w:tcW w:w="1759" w:type="dxa"/>
            <w:tcBorders>
              <w:top w:val="nil"/>
              <w:left w:val="nil"/>
              <w:bottom w:val="nil"/>
              <w:right w:val="nil"/>
            </w:tcBorders>
            <w:hideMark/>
            <w:tcPrChange w:id="171" w:author="ge59muf" w:date="2022-04-08T11:06:00Z">
              <w:tcPr>
                <w:tcW w:w="1336" w:type="dxa"/>
                <w:hideMark/>
              </w:tcPr>
            </w:tcPrChange>
          </w:tcPr>
          <w:p w14:paraId="2A367C1B" w14:textId="796075B2" w:rsidR="00A33C93" w:rsidRPr="00885CBF" w:rsidRDefault="00A33C93" w:rsidP="008A0682">
            <w:pPr>
              <w:pStyle w:val="Caption"/>
              <w:jc w:val="center"/>
              <w:rPr>
                <w:sz w:val="20"/>
                <w:szCs w:val="20"/>
                <w:rPrChange w:id="172" w:author="ge59muf" w:date="2022-04-08T11:04:00Z">
                  <w:rPr/>
                </w:rPrChange>
              </w:rPr>
            </w:pPr>
            <w:r w:rsidRPr="00885CBF">
              <w:rPr>
                <w:sz w:val="20"/>
                <w:szCs w:val="20"/>
                <w:rPrChange w:id="173" w:author="ge59muf" w:date="2022-04-08T11:04:00Z">
                  <w:rPr/>
                </w:rPrChange>
              </w:rPr>
              <w:t xml:space="preserve">Number </w:t>
            </w:r>
            <w:r w:rsidR="008F2383" w:rsidRPr="008F2383">
              <w:rPr>
                <w:sz w:val="20"/>
                <w:szCs w:val="20"/>
              </w:rPr>
              <w:t>of misassembled</w:t>
            </w:r>
            <w:r w:rsidRPr="00885CBF">
              <w:rPr>
                <w:sz w:val="20"/>
                <w:szCs w:val="20"/>
                <w:rPrChange w:id="174" w:author="ge59muf" w:date="2022-04-08T11:04:00Z">
                  <w:rPr/>
                </w:rPrChange>
              </w:rPr>
              <w:t xml:space="preserve"> contigs</w:t>
            </w:r>
          </w:p>
        </w:tc>
        <w:tc>
          <w:tcPr>
            <w:tcW w:w="777" w:type="dxa"/>
            <w:tcBorders>
              <w:top w:val="nil"/>
              <w:left w:val="nil"/>
              <w:bottom w:val="nil"/>
              <w:right w:val="nil"/>
            </w:tcBorders>
            <w:hideMark/>
            <w:tcPrChange w:id="175" w:author="ge59muf" w:date="2022-04-08T11:06:00Z">
              <w:tcPr>
                <w:tcW w:w="569" w:type="dxa"/>
                <w:gridSpan w:val="2"/>
                <w:hideMark/>
              </w:tcPr>
            </w:tcPrChange>
          </w:tcPr>
          <w:p w14:paraId="0743F074" w14:textId="77777777" w:rsidR="00A33C93" w:rsidRPr="00885CBF" w:rsidRDefault="00A33C93" w:rsidP="008A0682">
            <w:pPr>
              <w:pStyle w:val="Caption"/>
              <w:jc w:val="center"/>
              <w:rPr>
                <w:sz w:val="20"/>
                <w:szCs w:val="20"/>
                <w:rPrChange w:id="176" w:author="ge59muf" w:date="2022-04-08T11:04:00Z">
                  <w:rPr/>
                </w:rPrChange>
              </w:rPr>
            </w:pPr>
            <w:r w:rsidRPr="00885CBF">
              <w:rPr>
                <w:sz w:val="20"/>
                <w:szCs w:val="20"/>
                <w:rPrChange w:id="177" w:author="ge59muf" w:date="2022-04-08T11:04:00Z">
                  <w:rPr/>
                </w:rPrChange>
              </w:rPr>
              <w:t>15999</w:t>
            </w:r>
          </w:p>
        </w:tc>
        <w:tc>
          <w:tcPr>
            <w:tcW w:w="777" w:type="dxa"/>
            <w:tcBorders>
              <w:top w:val="nil"/>
              <w:left w:val="nil"/>
              <w:bottom w:val="nil"/>
              <w:right w:val="nil"/>
            </w:tcBorders>
            <w:hideMark/>
            <w:tcPrChange w:id="178" w:author="ge59muf" w:date="2022-04-08T11:06:00Z">
              <w:tcPr>
                <w:tcW w:w="695" w:type="dxa"/>
                <w:gridSpan w:val="2"/>
                <w:hideMark/>
              </w:tcPr>
            </w:tcPrChange>
          </w:tcPr>
          <w:p w14:paraId="546C410B" w14:textId="77777777" w:rsidR="00A33C93" w:rsidRPr="00885CBF" w:rsidRDefault="00A33C93" w:rsidP="008A0682">
            <w:pPr>
              <w:pStyle w:val="Caption"/>
              <w:jc w:val="center"/>
              <w:rPr>
                <w:sz w:val="20"/>
                <w:szCs w:val="20"/>
                <w:rPrChange w:id="179" w:author="ge59muf" w:date="2022-04-08T11:04:00Z">
                  <w:rPr/>
                </w:rPrChange>
              </w:rPr>
            </w:pPr>
            <w:r w:rsidRPr="00885CBF">
              <w:rPr>
                <w:sz w:val="20"/>
                <w:szCs w:val="20"/>
                <w:rPrChange w:id="180" w:author="ge59muf" w:date="2022-04-08T11:04:00Z">
                  <w:rPr/>
                </w:rPrChange>
              </w:rPr>
              <w:t>16117</w:t>
            </w:r>
          </w:p>
        </w:tc>
        <w:tc>
          <w:tcPr>
            <w:tcW w:w="737" w:type="dxa"/>
            <w:tcBorders>
              <w:top w:val="nil"/>
              <w:left w:val="nil"/>
              <w:bottom w:val="nil"/>
              <w:right w:val="nil"/>
            </w:tcBorders>
            <w:hideMark/>
            <w:tcPrChange w:id="181" w:author="ge59muf" w:date="2022-04-08T11:06:00Z">
              <w:tcPr>
                <w:tcW w:w="695" w:type="dxa"/>
                <w:hideMark/>
              </w:tcPr>
            </w:tcPrChange>
          </w:tcPr>
          <w:p w14:paraId="580837F5" w14:textId="77777777" w:rsidR="00A33C93" w:rsidRPr="00885CBF" w:rsidRDefault="00A33C93" w:rsidP="008A0682">
            <w:pPr>
              <w:pStyle w:val="Caption"/>
              <w:jc w:val="center"/>
              <w:rPr>
                <w:sz w:val="20"/>
                <w:szCs w:val="20"/>
                <w:rPrChange w:id="182" w:author="ge59muf" w:date="2022-04-08T11:04:00Z">
                  <w:rPr/>
                </w:rPrChange>
              </w:rPr>
            </w:pPr>
            <w:r w:rsidRPr="00885CBF">
              <w:rPr>
                <w:sz w:val="20"/>
                <w:szCs w:val="20"/>
                <w:rPrChange w:id="183" w:author="ge59muf" w:date="2022-04-08T11:04:00Z">
                  <w:rPr/>
                </w:rPrChange>
              </w:rPr>
              <w:t>14938</w:t>
            </w:r>
          </w:p>
        </w:tc>
        <w:tc>
          <w:tcPr>
            <w:tcW w:w="810" w:type="dxa"/>
            <w:tcBorders>
              <w:top w:val="nil"/>
              <w:left w:val="nil"/>
              <w:bottom w:val="nil"/>
              <w:right w:val="nil"/>
            </w:tcBorders>
            <w:hideMark/>
            <w:tcPrChange w:id="184" w:author="ge59muf" w:date="2022-04-08T11:06:00Z">
              <w:tcPr>
                <w:tcW w:w="757" w:type="dxa"/>
                <w:gridSpan w:val="3"/>
                <w:hideMark/>
              </w:tcPr>
            </w:tcPrChange>
          </w:tcPr>
          <w:p w14:paraId="4E57A099" w14:textId="77777777" w:rsidR="00A33C93" w:rsidRPr="00885CBF" w:rsidRDefault="00A33C93" w:rsidP="008A0682">
            <w:pPr>
              <w:pStyle w:val="Caption"/>
              <w:jc w:val="center"/>
              <w:rPr>
                <w:sz w:val="20"/>
                <w:szCs w:val="20"/>
                <w:rPrChange w:id="185" w:author="ge59muf" w:date="2022-04-08T11:04:00Z">
                  <w:rPr/>
                </w:rPrChange>
              </w:rPr>
            </w:pPr>
            <w:r w:rsidRPr="00885CBF">
              <w:rPr>
                <w:sz w:val="20"/>
                <w:szCs w:val="20"/>
                <w:rPrChange w:id="186" w:author="ge59muf" w:date="2022-04-08T11:04:00Z">
                  <w:rPr/>
                </w:rPrChange>
              </w:rPr>
              <w:t>16254</w:t>
            </w:r>
          </w:p>
        </w:tc>
        <w:tc>
          <w:tcPr>
            <w:tcW w:w="785" w:type="dxa"/>
            <w:tcBorders>
              <w:top w:val="nil"/>
              <w:left w:val="nil"/>
              <w:bottom w:val="nil"/>
              <w:right w:val="nil"/>
            </w:tcBorders>
            <w:hideMark/>
            <w:tcPrChange w:id="187" w:author="ge59muf" w:date="2022-04-08T11:06:00Z">
              <w:tcPr>
                <w:tcW w:w="727" w:type="dxa"/>
                <w:hideMark/>
              </w:tcPr>
            </w:tcPrChange>
          </w:tcPr>
          <w:p w14:paraId="12B8EB52" w14:textId="77777777" w:rsidR="00A33C93" w:rsidRPr="00885CBF" w:rsidRDefault="00A33C93" w:rsidP="008A0682">
            <w:pPr>
              <w:pStyle w:val="Caption"/>
              <w:jc w:val="center"/>
              <w:rPr>
                <w:sz w:val="20"/>
                <w:szCs w:val="20"/>
                <w:rPrChange w:id="188" w:author="ge59muf" w:date="2022-04-08T11:04:00Z">
                  <w:rPr/>
                </w:rPrChange>
              </w:rPr>
            </w:pPr>
            <w:r w:rsidRPr="00885CBF">
              <w:rPr>
                <w:sz w:val="20"/>
                <w:szCs w:val="20"/>
                <w:rPrChange w:id="189" w:author="ge59muf" w:date="2022-04-08T11:04:00Z">
                  <w:rPr/>
                </w:rPrChange>
              </w:rPr>
              <w:t>15708</w:t>
            </w:r>
          </w:p>
        </w:tc>
        <w:tc>
          <w:tcPr>
            <w:tcW w:w="777" w:type="dxa"/>
            <w:tcBorders>
              <w:top w:val="nil"/>
              <w:left w:val="nil"/>
              <w:bottom w:val="nil"/>
              <w:right w:val="nil"/>
            </w:tcBorders>
            <w:hideMark/>
            <w:tcPrChange w:id="190" w:author="ge59muf" w:date="2022-04-08T11:06:00Z">
              <w:tcPr>
                <w:tcW w:w="727" w:type="dxa"/>
                <w:gridSpan w:val="2"/>
                <w:hideMark/>
              </w:tcPr>
            </w:tcPrChange>
          </w:tcPr>
          <w:p w14:paraId="5B28652E" w14:textId="77777777" w:rsidR="00A33C93" w:rsidRPr="00885CBF" w:rsidRDefault="00A33C93" w:rsidP="008A0682">
            <w:pPr>
              <w:pStyle w:val="Caption"/>
              <w:jc w:val="center"/>
              <w:rPr>
                <w:sz w:val="20"/>
                <w:szCs w:val="20"/>
                <w:rPrChange w:id="191" w:author="ge59muf" w:date="2022-04-08T11:04:00Z">
                  <w:rPr/>
                </w:rPrChange>
              </w:rPr>
            </w:pPr>
            <w:r w:rsidRPr="00885CBF">
              <w:rPr>
                <w:sz w:val="20"/>
                <w:szCs w:val="20"/>
                <w:rPrChange w:id="192" w:author="ge59muf" w:date="2022-04-08T11:04:00Z">
                  <w:rPr/>
                </w:rPrChange>
              </w:rPr>
              <w:t>15956</w:t>
            </w:r>
          </w:p>
        </w:tc>
        <w:tc>
          <w:tcPr>
            <w:tcW w:w="777" w:type="dxa"/>
            <w:tcBorders>
              <w:top w:val="nil"/>
              <w:left w:val="nil"/>
              <w:bottom w:val="nil"/>
              <w:right w:val="nil"/>
            </w:tcBorders>
            <w:hideMark/>
            <w:tcPrChange w:id="193" w:author="ge59muf" w:date="2022-04-08T11:06:00Z">
              <w:tcPr>
                <w:tcW w:w="727" w:type="dxa"/>
                <w:gridSpan w:val="2"/>
                <w:hideMark/>
              </w:tcPr>
            </w:tcPrChange>
          </w:tcPr>
          <w:p w14:paraId="37BE7EFC" w14:textId="77777777" w:rsidR="00A33C93" w:rsidRPr="00885CBF" w:rsidRDefault="00A33C93" w:rsidP="008A0682">
            <w:pPr>
              <w:pStyle w:val="Caption"/>
              <w:jc w:val="center"/>
              <w:rPr>
                <w:sz w:val="20"/>
                <w:szCs w:val="20"/>
                <w:rPrChange w:id="194" w:author="ge59muf" w:date="2022-04-08T11:04:00Z">
                  <w:rPr/>
                </w:rPrChange>
              </w:rPr>
            </w:pPr>
            <w:r w:rsidRPr="00885CBF">
              <w:rPr>
                <w:sz w:val="20"/>
                <w:szCs w:val="20"/>
                <w:rPrChange w:id="195" w:author="ge59muf" w:date="2022-04-08T11:04:00Z">
                  <w:rPr/>
                </w:rPrChange>
              </w:rPr>
              <w:t>15304</w:t>
            </w:r>
          </w:p>
        </w:tc>
        <w:tc>
          <w:tcPr>
            <w:tcW w:w="778" w:type="dxa"/>
            <w:tcBorders>
              <w:top w:val="nil"/>
              <w:left w:val="nil"/>
              <w:bottom w:val="nil"/>
              <w:right w:val="nil"/>
            </w:tcBorders>
            <w:hideMark/>
            <w:tcPrChange w:id="196" w:author="ge59muf" w:date="2022-04-08T11:06:00Z">
              <w:tcPr>
                <w:tcW w:w="1321" w:type="dxa"/>
                <w:gridSpan w:val="3"/>
                <w:hideMark/>
              </w:tcPr>
            </w:tcPrChange>
          </w:tcPr>
          <w:p w14:paraId="221A6B41" w14:textId="77777777" w:rsidR="00A33C93" w:rsidRPr="00885CBF" w:rsidRDefault="00A33C93" w:rsidP="008A0682">
            <w:pPr>
              <w:pStyle w:val="Caption"/>
              <w:jc w:val="center"/>
              <w:rPr>
                <w:sz w:val="20"/>
                <w:szCs w:val="20"/>
                <w:rPrChange w:id="197" w:author="ge59muf" w:date="2022-04-08T11:04:00Z">
                  <w:rPr/>
                </w:rPrChange>
              </w:rPr>
            </w:pPr>
            <w:r w:rsidRPr="00885CBF">
              <w:rPr>
                <w:sz w:val="20"/>
                <w:szCs w:val="20"/>
                <w:rPrChange w:id="198" w:author="ge59muf" w:date="2022-04-08T11:04:00Z">
                  <w:rPr/>
                </w:rPrChange>
              </w:rPr>
              <w:t>14705</w:t>
            </w:r>
          </w:p>
        </w:tc>
      </w:tr>
      <w:tr w:rsidR="00A33C93" w:rsidRPr="00885CBF" w14:paraId="6378442C" w14:textId="77777777" w:rsidTr="00A12ED0">
        <w:tblPrEx>
          <w:tblPrExChange w:id="199" w:author="ge59muf" w:date="2022-04-08T11:06:00Z">
            <w:tblPrEx>
              <w:tblLayout w:type="fixed"/>
            </w:tblPrEx>
          </w:tblPrExChange>
        </w:tblPrEx>
        <w:trPr>
          <w:trHeight w:val="506"/>
          <w:jc w:val="center"/>
          <w:trPrChange w:id="200" w:author="ge59muf" w:date="2022-04-08T11:06:00Z">
            <w:trPr>
              <w:gridBefore w:val="1"/>
              <w:gridAfter w:val="0"/>
              <w:trHeight w:val="506"/>
              <w:jc w:val="center"/>
            </w:trPr>
          </w:trPrChange>
        </w:trPr>
        <w:tc>
          <w:tcPr>
            <w:tcW w:w="1759" w:type="dxa"/>
            <w:tcBorders>
              <w:top w:val="nil"/>
              <w:left w:val="nil"/>
              <w:bottom w:val="nil"/>
              <w:right w:val="nil"/>
            </w:tcBorders>
            <w:hideMark/>
            <w:tcPrChange w:id="201" w:author="ge59muf" w:date="2022-04-08T11:06:00Z">
              <w:tcPr>
                <w:tcW w:w="1336" w:type="dxa"/>
                <w:hideMark/>
              </w:tcPr>
            </w:tcPrChange>
          </w:tcPr>
          <w:p w14:paraId="68AB1B1F" w14:textId="77777777" w:rsidR="00A33C93" w:rsidRPr="00885CBF" w:rsidRDefault="00A33C93" w:rsidP="008A0682">
            <w:pPr>
              <w:pStyle w:val="Caption"/>
              <w:jc w:val="center"/>
              <w:rPr>
                <w:sz w:val="20"/>
                <w:szCs w:val="20"/>
                <w:rPrChange w:id="202" w:author="ge59muf" w:date="2022-04-08T11:04:00Z">
                  <w:rPr/>
                </w:rPrChange>
              </w:rPr>
            </w:pPr>
            <w:r w:rsidRPr="00885CBF">
              <w:rPr>
                <w:sz w:val="20"/>
                <w:szCs w:val="20"/>
                <w:rPrChange w:id="203" w:author="ge59muf" w:date="2022-04-08T11:04:00Z">
                  <w:rPr/>
                </w:rPrChange>
              </w:rPr>
              <w:t>Genome fraction (%)</w:t>
            </w:r>
          </w:p>
        </w:tc>
        <w:tc>
          <w:tcPr>
            <w:tcW w:w="777" w:type="dxa"/>
            <w:tcBorders>
              <w:top w:val="nil"/>
              <w:left w:val="nil"/>
              <w:bottom w:val="nil"/>
              <w:right w:val="nil"/>
            </w:tcBorders>
            <w:hideMark/>
            <w:tcPrChange w:id="204" w:author="ge59muf" w:date="2022-04-08T11:06:00Z">
              <w:tcPr>
                <w:tcW w:w="569" w:type="dxa"/>
                <w:gridSpan w:val="2"/>
                <w:hideMark/>
              </w:tcPr>
            </w:tcPrChange>
          </w:tcPr>
          <w:p w14:paraId="073C69D4" w14:textId="77777777" w:rsidR="00A33C93" w:rsidRPr="00885CBF" w:rsidRDefault="00A33C93" w:rsidP="008A0682">
            <w:pPr>
              <w:pStyle w:val="Caption"/>
              <w:jc w:val="center"/>
              <w:rPr>
                <w:sz w:val="20"/>
                <w:szCs w:val="20"/>
                <w:rPrChange w:id="205" w:author="ge59muf" w:date="2022-04-08T11:04:00Z">
                  <w:rPr/>
                </w:rPrChange>
              </w:rPr>
            </w:pPr>
            <w:r w:rsidRPr="00885CBF">
              <w:rPr>
                <w:sz w:val="20"/>
                <w:szCs w:val="20"/>
                <w:rPrChange w:id="206" w:author="ge59muf" w:date="2022-04-08T11:04:00Z">
                  <w:rPr/>
                </w:rPrChange>
              </w:rPr>
              <w:t>33.66</w:t>
            </w:r>
          </w:p>
        </w:tc>
        <w:tc>
          <w:tcPr>
            <w:tcW w:w="777" w:type="dxa"/>
            <w:tcBorders>
              <w:top w:val="nil"/>
              <w:left w:val="nil"/>
              <w:bottom w:val="nil"/>
              <w:right w:val="nil"/>
            </w:tcBorders>
            <w:hideMark/>
            <w:tcPrChange w:id="207" w:author="ge59muf" w:date="2022-04-08T11:06:00Z">
              <w:tcPr>
                <w:tcW w:w="695" w:type="dxa"/>
                <w:gridSpan w:val="2"/>
                <w:hideMark/>
              </w:tcPr>
            </w:tcPrChange>
          </w:tcPr>
          <w:p w14:paraId="33B49D45" w14:textId="77777777" w:rsidR="00A33C93" w:rsidRPr="00885CBF" w:rsidRDefault="00A33C93" w:rsidP="008A0682">
            <w:pPr>
              <w:pStyle w:val="Caption"/>
              <w:jc w:val="center"/>
              <w:rPr>
                <w:sz w:val="20"/>
                <w:szCs w:val="20"/>
                <w:rPrChange w:id="208" w:author="ge59muf" w:date="2022-04-08T11:04:00Z">
                  <w:rPr/>
                </w:rPrChange>
              </w:rPr>
            </w:pPr>
            <w:r w:rsidRPr="00885CBF">
              <w:rPr>
                <w:sz w:val="20"/>
                <w:szCs w:val="20"/>
                <w:rPrChange w:id="209" w:author="ge59muf" w:date="2022-04-08T11:04:00Z">
                  <w:rPr/>
                </w:rPrChange>
              </w:rPr>
              <w:t>34.338</w:t>
            </w:r>
          </w:p>
        </w:tc>
        <w:tc>
          <w:tcPr>
            <w:tcW w:w="737" w:type="dxa"/>
            <w:tcBorders>
              <w:top w:val="nil"/>
              <w:left w:val="nil"/>
              <w:bottom w:val="nil"/>
              <w:right w:val="nil"/>
            </w:tcBorders>
            <w:hideMark/>
            <w:tcPrChange w:id="210" w:author="ge59muf" w:date="2022-04-08T11:06:00Z">
              <w:tcPr>
                <w:tcW w:w="695" w:type="dxa"/>
                <w:hideMark/>
              </w:tcPr>
            </w:tcPrChange>
          </w:tcPr>
          <w:p w14:paraId="33021CD6" w14:textId="77777777" w:rsidR="00A33C93" w:rsidRPr="00885CBF" w:rsidRDefault="00A33C93" w:rsidP="008A0682">
            <w:pPr>
              <w:pStyle w:val="Caption"/>
              <w:jc w:val="center"/>
              <w:rPr>
                <w:sz w:val="20"/>
                <w:szCs w:val="20"/>
                <w:rPrChange w:id="211" w:author="ge59muf" w:date="2022-04-08T11:04:00Z">
                  <w:rPr/>
                </w:rPrChange>
              </w:rPr>
            </w:pPr>
            <w:r w:rsidRPr="00885CBF">
              <w:rPr>
                <w:sz w:val="20"/>
                <w:szCs w:val="20"/>
                <w:rPrChange w:id="212" w:author="ge59muf" w:date="2022-04-08T11:04:00Z">
                  <w:rPr/>
                </w:rPrChange>
              </w:rPr>
              <w:t>33.434</w:t>
            </w:r>
          </w:p>
        </w:tc>
        <w:tc>
          <w:tcPr>
            <w:tcW w:w="810" w:type="dxa"/>
            <w:tcBorders>
              <w:top w:val="nil"/>
              <w:left w:val="nil"/>
              <w:bottom w:val="nil"/>
              <w:right w:val="nil"/>
            </w:tcBorders>
            <w:hideMark/>
            <w:tcPrChange w:id="213" w:author="ge59muf" w:date="2022-04-08T11:06:00Z">
              <w:tcPr>
                <w:tcW w:w="757" w:type="dxa"/>
                <w:gridSpan w:val="3"/>
                <w:hideMark/>
              </w:tcPr>
            </w:tcPrChange>
          </w:tcPr>
          <w:p w14:paraId="7318FD21" w14:textId="77777777" w:rsidR="00A33C93" w:rsidRPr="00885CBF" w:rsidRDefault="00A33C93" w:rsidP="008A0682">
            <w:pPr>
              <w:pStyle w:val="Caption"/>
              <w:jc w:val="center"/>
              <w:rPr>
                <w:sz w:val="20"/>
                <w:szCs w:val="20"/>
                <w:rPrChange w:id="214" w:author="ge59muf" w:date="2022-04-08T11:04:00Z">
                  <w:rPr/>
                </w:rPrChange>
              </w:rPr>
            </w:pPr>
            <w:r w:rsidRPr="00885CBF">
              <w:rPr>
                <w:sz w:val="20"/>
                <w:szCs w:val="20"/>
                <w:rPrChange w:id="215" w:author="ge59muf" w:date="2022-04-08T11:04:00Z">
                  <w:rPr/>
                </w:rPrChange>
              </w:rPr>
              <w:t>35.761</w:t>
            </w:r>
          </w:p>
        </w:tc>
        <w:tc>
          <w:tcPr>
            <w:tcW w:w="785" w:type="dxa"/>
            <w:tcBorders>
              <w:top w:val="nil"/>
              <w:left w:val="nil"/>
              <w:bottom w:val="nil"/>
              <w:right w:val="nil"/>
            </w:tcBorders>
            <w:hideMark/>
            <w:tcPrChange w:id="216" w:author="ge59muf" w:date="2022-04-08T11:06:00Z">
              <w:tcPr>
                <w:tcW w:w="727" w:type="dxa"/>
                <w:hideMark/>
              </w:tcPr>
            </w:tcPrChange>
          </w:tcPr>
          <w:p w14:paraId="20B3CE74" w14:textId="77777777" w:rsidR="00A33C93" w:rsidRPr="00885CBF" w:rsidRDefault="00A33C93" w:rsidP="008A0682">
            <w:pPr>
              <w:pStyle w:val="Caption"/>
              <w:jc w:val="center"/>
              <w:rPr>
                <w:sz w:val="20"/>
                <w:szCs w:val="20"/>
                <w:rPrChange w:id="217" w:author="ge59muf" w:date="2022-04-08T11:04:00Z">
                  <w:rPr/>
                </w:rPrChange>
              </w:rPr>
            </w:pPr>
            <w:r w:rsidRPr="00885CBF">
              <w:rPr>
                <w:sz w:val="20"/>
                <w:szCs w:val="20"/>
                <w:rPrChange w:id="218" w:author="ge59muf" w:date="2022-04-08T11:04:00Z">
                  <w:rPr/>
                </w:rPrChange>
              </w:rPr>
              <w:t>35.024</w:t>
            </w:r>
          </w:p>
        </w:tc>
        <w:tc>
          <w:tcPr>
            <w:tcW w:w="777" w:type="dxa"/>
            <w:tcBorders>
              <w:top w:val="nil"/>
              <w:left w:val="nil"/>
              <w:bottom w:val="nil"/>
              <w:right w:val="nil"/>
            </w:tcBorders>
            <w:hideMark/>
            <w:tcPrChange w:id="219" w:author="ge59muf" w:date="2022-04-08T11:06:00Z">
              <w:tcPr>
                <w:tcW w:w="727" w:type="dxa"/>
                <w:gridSpan w:val="2"/>
                <w:hideMark/>
              </w:tcPr>
            </w:tcPrChange>
          </w:tcPr>
          <w:p w14:paraId="2D040E89" w14:textId="77777777" w:rsidR="00A33C93" w:rsidRPr="00885CBF" w:rsidRDefault="00A33C93" w:rsidP="008A0682">
            <w:pPr>
              <w:pStyle w:val="Caption"/>
              <w:jc w:val="center"/>
              <w:rPr>
                <w:sz w:val="20"/>
                <w:szCs w:val="20"/>
                <w:rPrChange w:id="220" w:author="ge59muf" w:date="2022-04-08T11:04:00Z">
                  <w:rPr/>
                </w:rPrChange>
              </w:rPr>
            </w:pPr>
            <w:r w:rsidRPr="00885CBF">
              <w:rPr>
                <w:sz w:val="20"/>
                <w:szCs w:val="20"/>
                <w:rPrChange w:id="221" w:author="ge59muf" w:date="2022-04-08T11:04:00Z">
                  <w:rPr/>
                </w:rPrChange>
              </w:rPr>
              <w:t>34.716</w:t>
            </w:r>
          </w:p>
        </w:tc>
        <w:tc>
          <w:tcPr>
            <w:tcW w:w="777" w:type="dxa"/>
            <w:tcBorders>
              <w:top w:val="nil"/>
              <w:left w:val="nil"/>
              <w:bottom w:val="nil"/>
              <w:right w:val="nil"/>
            </w:tcBorders>
            <w:hideMark/>
            <w:tcPrChange w:id="222" w:author="ge59muf" w:date="2022-04-08T11:06:00Z">
              <w:tcPr>
                <w:tcW w:w="727" w:type="dxa"/>
                <w:gridSpan w:val="2"/>
                <w:hideMark/>
              </w:tcPr>
            </w:tcPrChange>
          </w:tcPr>
          <w:p w14:paraId="0FAE61CF" w14:textId="77777777" w:rsidR="00A33C93" w:rsidRPr="00885CBF" w:rsidRDefault="00A33C93" w:rsidP="008A0682">
            <w:pPr>
              <w:pStyle w:val="Caption"/>
              <w:jc w:val="center"/>
              <w:rPr>
                <w:sz w:val="20"/>
                <w:szCs w:val="20"/>
                <w:rPrChange w:id="223" w:author="ge59muf" w:date="2022-04-08T11:04:00Z">
                  <w:rPr/>
                </w:rPrChange>
              </w:rPr>
            </w:pPr>
            <w:r w:rsidRPr="00885CBF">
              <w:rPr>
                <w:sz w:val="20"/>
                <w:szCs w:val="20"/>
                <w:rPrChange w:id="224" w:author="ge59muf" w:date="2022-04-08T11:04:00Z">
                  <w:rPr/>
                </w:rPrChange>
              </w:rPr>
              <w:t>33.802</w:t>
            </w:r>
          </w:p>
        </w:tc>
        <w:tc>
          <w:tcPr>
            <w:tcW w:w="778" w:type="dxa"/>
            <w:tcBorders>
              <w:top w:val="nil"/>
              <w:left w:val="nil"/>
              <w:bottom w:val="nil"/>
              <w:right w:val="nil"/>
            </w:tcBorders>
            <w:hideMark/>
            <w:tcPrChange w:id="225" w:author="ge59muf" w:date="2022-04-08T11:06:00Z">
              <w:tcPr>
                <w:tcW w:w="1321" w:type="dxa"/>
                <w:gridSpan w:val="3"/>
                <w:hideMark/>
              </w:tcPr>
            </w:tcPrChange>
          </w:tcPr>
          <w:p w14:paraId="2FEAF2FB" w14:textId="77777777" w:rsidR="00A33C93" w:rsidRPr="00885CBF" w:rsidRDefault="00A33C93" w:rsidP="008A0682">
            <w:pPr>
              <w:pStyle w:val="Caption"/>
              <w:jc w:val="center"/>
              <w:rPr>
                <w:sz w:val="20"/>
                <w:szCs w:val="20"/>
                <w:rPrChange w:id="226" w:author="ge59muf" w:date="2022-04-08T11:04:00Z">
                  <w:rPr/>
                </w:rPrChange>
              </w:rPr>
            </w:pPr>
            <w:r w:rsidRPr="00885CBF">
              <w:rPr>
                <w:sz w:val="20"/>
                <w:szCs w:val="20"/>
                <w:rPrChange w:id="227" w:author="ge59muf" w:date="2022-04-08T11:04:00Z">
                  <w:rPr/>
                </w:rPrChange>
              </w:rPr>
              <w:t>33.765</w:t>
            </w:r>
          </w:p>
        </w:tc>
      </w:tr>
      <w:tr w:rsidR="00885CBF" w:rsidRPr="00885CBF" w14:paraId="58BC3C84" w14:textId="77777777" w:rsidTr="00A12ED0">
        <w:trPr>
          <w:trHeight w:val="759"/>
          <w:jc w:val="center"/>
          <w:trPrChange w:id="228" w:author="ge59muf" w:date="2022-04-08T11:06:00Z">
            <w:trPr>
              <w:trHeight w:val="759"/>
              <w:jc w:val="center"/>
            </w:trPr>
          </w:trPrChange>
        </w:trPr>
        <w:tc>
          <w:tcPr>
            <w:tcW w:w="1759" w:type="dxa"/>
            <w:tcBorders>
              <w:top w:val="nil"/>
              <w:left w:val="nil"/>
              <w:bottom w:val="nil"/>
              <w:right w:val="nil"/>
            </w:tcBorders>
            <w:hideMark/>
            <w:tcPrChange w:id="229" w:author="ge59muf" w:date="2022-04-08T11:06:00Z">
              <w:tcPr>
                <w:tcW w:w="1759" w:type="dxa"/>
                <w:gridSpan w:val="3"/>
                <w:tcBorders>
                  <w:top w:val="nil"/>
                  <w:left w:val="nil"/>
                  <w:bottom w:val="single" w:sz="4" w:space="0" w:color="auto"/>
                  <w:right w:val="nil"/>
                </w:tcBorders>
                <w:hideMark/>
              </w:tcPr>
            </w:tcPrChange>
          </w:tcPr>
          <w:p w14:paraId="17DC46A5" w14:textId="07657D62" w:rsidR="00A33C93" w:rsidRPr="00885CBF" w:rsidRDefault="00A33C93" w:rsidP="008A0682">
            <w:pPr>
              <w:pStyle w:val="Caption"/>
              <w:jc w:val="center"/>
              <w:rPr>
                <w:sz w:val="20"/>
                <w:szCs w:val="20"/>
                <w:rPrChange w:id="230" w:author="ge59muf" w:date="2022-04-08T11:04:00Z">
                  <w:rPr/>
                </w:rPrChange>
              </w:rPr>
            </w:pPr>
            <w:r w:rsidRPr="00885CBF">
              <w:rPr>
                <w:sz w:val="20"/>
                <w:szCs w:val="20"/>
                <w:rPrChange w:id="231" w:author="ge59muf" w:date="2022-04-08T11:04:00Z">
                  <w:rPr/>
                </w:rPrChange>
              </w:rPr>
              <w:t xml:space="preserve">Number </w:t>
            </w:r>
            <w:r w:rsidR="008F2383" w:rsidRPr="008F2383">
              <w:rPr>
                <w:sz w:val="20"/>
                <w:szCs w:val="20"/>
              </w:rPr>
              <w:t>of indels</w:t>
            </w:r>
            <w:r w:rsidRPr="00885CBF">
              <w:rPr>
                <w:sz w:val="20"/>
                <w:szCs w:val="20"/>
                <w:rPrChange w:id="232" w:author="ge59muf" w:date="2022-04-08T11:04:00Z">
                  <w:rPr/>
                </w:rPrChange>
              </w:rPr>
              <w:t xml:space="preserve"> per 100 kbp</w:t>
            </w:r>
          </w:p>
        </w:tc>
        <w:tc>
          <w:tcPr>
            <w:tcW w:w="777" w:type="dxa"/>
            <w:tcBorders>
              <w:top w:val="nil"/>
              <w:left w:val="nil"/>
              <w:bottom w:val="nil"/>
              <w:right w:val="nil"/>
            </w:tcBorders>
            <w:hideMark/>
            <w:tcPrChange w:id="233" w:author="ge59muf" w:date="2022-04-08T11:06:00Z">
              <w:tcPr>
                <w:tcW w:w="777" w:type="dxa"/>
                <w:gridSpan w:val="2"/>
                <w:tcBorders>
                  <w:top w:val="nil"/>
                  <w:left w:val="nil"/>
                  <w:bottom w:val="single" w:sz="4" w:space="0" w:color="auto"/>
                  <w:right w:val="nil"/>
                </w:tcBorders>
                <w:hideMark/>
              </w:tcPr>
            </w:tcPrChange>
          </w:tcPr>
          <w:p w14:paraId="788EE8AD" w14:textId="77777777" w:rsidR="00A33C93" w:rsidRPr="00885CBF" w:rsidRDefault="00A33C93" w:rsidP="008A0682">
            <w:pPr>
              <w:pStyle w:val="Caption"/>
              <w:jc w:val="center"/>
              <w:rPr>
                <w:sz w:val="20"/>
                <w:szCs w:val="20"/>
                <w:rPrChange w:id="234" w:author="ge59muf" w:date="2022-04-08T11:04:00Z">
                  <w:rPr/>
                </w:rPrChange>
              </w:rPr>
            </w:pPr>
            <w:r w:rsidRPr="00885CBF">
              <w:rPr>
                <w:sz w:val="20"/>
                <w:szCs w:val="20"/>
                <w:rPrChange w:id="235" w:author="ge59muf" w:date="2022-04-08T11:04:00Z">
                  <w:rPr/>
                </w:rPrChange>
              </w:rPr>
              <w:t>73.9</w:t>
            </w:r>
          </w:p>
        </w:tc>
        <w:tc>
          <w:tcPr>
            <w:tcW w:w="777" w:type="dxa"/>
            <w:tcBorders>
              <w:top w:val="nil"/>
              <w:left w:val="nil"/>
              <w:bottom w:val="nil"/>
              <w:right w:val="nil"/>
            </w:tcBorders>
            <w:hideMark/>
            <w:tcPrChange w:id="236" w:author="ge59muf" w:date="2022-04-08T11:06:00Z">
              <w:tcPr>
                <w:tcW w:w="777" w:type="dxa"/>
                <w:gridSpan w:val="3"/>
                <w:tcBorders>
                  <w:top w:val="nil"/>
                  <w:left w:val="nil"/>
                  <w:bottom w:val="single" w:sz="4" w:space="0" w:color="auto"/>
                  <w:right w:val="nil"/>
                </w:tcBorders>
                <w:hideMark/>
              </w:tcPr>
            </w:tcPrChange>
          </w:tcPr>
          <w:p w14:paraId="1D8132A8" w14:textId="77777777" w:rsidR="00A33C93" w:rsidRPr="00885CBF" w:rsidRDefault="00A33C93" w:rsidP="008A0682">
            <w:pPr>
              <w:pStyle w:val="Caption"/>
              <w:jc w:val="center"/>
              <w:rPr>
                <w:sz w:val="20"/>
                <w:szCs w:val="20"/>
                <w:rPrChange w:id="237" w:author="ge59muf" w:date="2022-04-08T11:04:00Z">
                  <w:rPr/>
                </w:rPrChange>
              </w:rPr>
            </w:pPr>
            <w:r w:rsidRPr="00885CBF">
              <w:rPr>
                <w:sz w:val="20"/>
                <w:szCs w:val="20"/>
                <w:rPrChange w:id="238" w:author="ge59muf" w:date="2022-04-08T11:04:00Z">
                  <w:rPr/>
                </w:rPrChange>
              </w:rPr>
              <w:t>71.51</w:t>
            </w:r>
          </w:p>
        </w:tc>
        <w:tc>
          <w:tcPr>
            <w:tcW w:w="737" w:type="dxa"/>
            <w:tcBorders>
              <w:top w:val="nil"/>
              <w:left w:val="nil"/>
              <w:bottom w:val="nil"/>
              <w:right w:val="nil"/>
            </w:tcBorders>
            <w:hideMark/>
            <w:tcPrChange w:id="239" w:author="ge59muf" w:date="2022-04-08T11:06:00Z">
              <w:tcPr>
                <w:tcW w:w="737" w:type="dxa"/>
                <w:tcBorders>
                  <w:top w:val="nil"/>
                  <w:left w:val="nil"/>
                  <w:bottom w:val="single" w:sz="4" w:space="0" w:color="auto"/>
                  <w:right w:val="nil"/>
                </w:tcBorders>
                <w:hideMark/>
              </w:tcPr>
            </w:tcPrChange>
          </w:tcPr>
          <w:p w14:paraId="0081099D" w14:textId="77777777" w:rsidR="00A33C93" w:rsidRPr="00885CBF" w:rsidRDefault="00A33C93" w:rsidP="008A0682">
            <w:pPr>
              <w:pStyle w:val="Caption"/>
              <w:jc w:val="center"/>
              <w:rPr>
                <w:sz w:val="20"/>
                <w:szCs w:val="20"/>
                <w:rPrChange w:id="240" w:author="ge59muf" w:date="2022-04-08T11:04:00Z">
                  <w:rPr/>
                </w:rPrChange>
              </w:rPr>
            </w:pPr>
            <w:r w:rsidRPr="00885CBF">
              <w:rPr>
                <w:sz w:val="20"/>
                <w:szCs w:val="20"/>
                <w:rPrChange w:id="241" w:author="ge59muf" w:date="2022-04-08T11:04:00Z">
                  <w:rPr/>
                </w:rPrChange>
              </w:rPr>
              <w:t>73.12</w:t>
            </w:r>
          </w:p>
        </w:tc>
        <w:tc>
          <w:tcPr>
            <w:tcW w:w="810" w:type="dxa"/>
            <w:tcBorders>
              <w:top w:val="nil"/>
              <w:left w:val="nil"/>
              <w:bottom w:val="nil"/>
              <w:right w:val="nil"/>
            </w:tcBorders>
            <w:hideMark/>
            <w:tcPrChange w:id="242" w:author="ge59muf" w:date="2022-04-08T11:06:00Z">
              <w:tcPr>
                <w:tcW w:w="810" w:type="dxa"/>
                <w:gridSpan w:val="3"/>
                <w:tcBorders>
                  <w:top w:val="nil"/>
                  <w:left w:val="nil"/>
                  <w:bottom w:val="single" w:sz="4" w:space="0" w:color="auto"/>
                  <w:right w:val="nil"/>
                </w:tcBorders>
                <w:hideMark/>
              </w:tcPr>
            </w:tcPrChange>
          </w:tcPr>
          <w:p w14:paraId="715A7073" w14:textId="77777777" w:rsidR="00A33C93" w:rsidRPr="00885CBF" w:rsidRDefault="00A33C93" w:rsidP="008A0682">
            <w:pPr>
              <w:pStyle w:val="Caption"/>
              <w:jc w:val="center"/>
              <w:rPr>
                <w:sz w:val="20"/>
                <w:szCs w:val="20"/>
                <w:rPrChange w:id="243" w:author="ge59muf" w:date="2022-04-08T11:04:00Z">
                  <w:rPr/>
                </w:rPrChange>
              </w:rPr>
            </w:pPr>
            <w:r w:rsidRPr="00885CBF">
              <w:rPr>
                <w:sz w:val="20"/>
                <w:szCs w:val="20"/>
                <w:rPrChange w:id="244" w:author="ge59muf" w:date="2022-04-08T11:04:00Z">
                  <w:rPr/>
                </w:rPrChange>
              </w:rPr>
              <w:t>70.27</w:t>
            </w:r>
          </w:p>
        </w:tc>
        <w:tc>
          <w:tcPr>
            <w:tcW w:w="785" w:type="dxa"/>
            <w:tcBorders>
              <w:top w:val="nil"/>
              <w:left w:val="nil"/>
              <w:bottom w:val="nil"/>
              <w:right w:val="nil"/>
            </w:tcBorders>
            <w:hideMark/>
            <w:tcPrChange w:id="245" w:author="ge59muf" w:date="2022-04-08T11:06:00Z">
              <w:tcPr>
                <w:tcW w:w="785" w:type="dxa"/>
                <w:gridSpan w:val="2"/>
                <w:tcBorders>
                  <w:top w:val="nil"/>
                  <w:left w:val="nil"/>
                  <w:bottom w:val="single" w:sz="4" w:space="0" w:color="auto"/>
                  <w:right w:val="nil"/>
                </w:tcBorders>
                <w:hideMark/>
              </w:tcPr>
            </w:tcPrChange>
          </w:tcPr>
          <w:p w14:paraId="3598D042" w14:textId="77777777" w:rsidR="00A33C93" w:rsidRPr="00885CBF" w:rsidRDefault="00A33C93" w:rsidP="008A0682">
            <w:pPr>
              <w:pStyle w:val="Caption"/>
              <w:jc w:val="center"/>
              <w:rPr>
                <w:sz w:val="20"/>
                <w:szCs w:val="20"/>
                <w:rPrChange w:id="246" w:author="ge59muf" w:date="2022-04-08T11:04:00Z">
                  <w:rPr/>
                </w:rPrChange>
              </w:rPr>
            </w:pPr>
            <w:r w:rsidRPr="00885CBF">
              <w:rPr>
                <w:sz w:val="20"/>
                <w:szCs w:val="20"/>
                <w:rPrChange w:id="247" w:author="ge59muf" w:date="2022-04-08T11:04:00Z">
                  <w:rPr/>
                </w:rPrChange>
              </w:rPr>
              <w:t>70.64</w:t>
            </w:r>
          </w:p>
        </w:tc>
        <w:tc>
          <w:tcPr>
            <w:tcW w:w="777" w:type="dxa"/>
            <w:tcBorders>
              <w:top w:val="nil"/>
              <w:left w:val="nil"/>
              <w:bottom w:val="nil"/>
              <w:right w:val="nil"/>
            </w:tcBorders>
            <w:hideMark/>
            <w:tcPrChange w:id="248" w:author="ge59muf" w:date="2022-04-08T11:06:00Z">
              <w:tcPr>
                <w:tcW w:w="777" w:type="dxa"/>
                <w:gridSpan w:val="2"/>
                <w:tcBorders>
                  <w:top w:val="nil"/>
                  <w:left w:val="nil"/>
                  <w:bottom w:val="single" w:sz="4" w:space="0" w:color="auto"/>
                  <w:right w:val="nil"/>
                </w:tcBorders>
                <w:hideMark/>
              </w:tcPr>
            </w:tcPrChange>
          </w:tcPr>
          <w:p w14:paraId="427A4952" w14:textId="77777777" w:rsidR="00A33C93" w:rsidRPr="00885CBF" w:rsidRDefault="00A33C93" w:rsidP="008A0682">
            <w:pPr>
              <w:pStyle w:val="Caption"/>
              <w:jc w:val="center"/>
              <w:rPr>
                <w:sz w:val="20"/>
                <w:szCs w:val="20"/>
                <w:rPrChange w:id="249" w:author="ge59muf" w:date="2022-04-08T11:04:00Z">
                  <w:rPr/>
                </w:rPrChange>
              </w:rPr>
            </w:pPr>
            <w:r w:rsidRPr="00885CBF">
              <w:rPr>
                <w:sz w:val="20"/>
                <w:szCs w:val="20"/>
                <w:rPrChange w:id="250" w:author="ge59muf" w:date="2022-04-08T11:04:00Z">
                  <w:rPr/>
                </w:rPrChange>
              </w:rPr>
              <w:t>72.63</w:t>
            </w:r>
          </w:p>
        </w:tc>
        <w:tc>
          <w:tcPr>
            <w:tcW w:w="777" w:type="dxa"/>
            <w:tcBorders>
              <w:top w:val="nil"/>
              <w:left w:val="nil"/>
              <w:bottom w:val="nil"/>
              <w:right w:val="nil"/>
            </w:tcBorders>
            <w:hideMark/>
            <w:tcPrChange w:id="251" w:author="ge59muf" w:date="2022-04-08T11:06:00Z">
              <w:tcPr>
                <w:tcW w:w="777" w:type="dxa"/>
                <w:tcBorders>
                  <w:top w:val="nil"/>
                  <w:left w:val="nil"/>
                  <w:bottom w:val="single" w:sz="4" w:space="0" w:color="auto"/>
                  <w:right w:val="nil"/>
                </w:tcBorders>
                <w:hideMark/>
              </w:tcPr>
            </w:tcPrChange>
          </w:tcPr>
          <w:p w14:paraId="685BA45B" w14:textId="77777777" w:rsidR="00A33C93" w:rsidRPr="00885CBF" w:rsidRDefault="00A33C93" w:rsidP="008A0682">
            <w:pPr>
              <w:pStyle w:val="Caption"/>
              <w:jc w:val="center"/>
              <w:rPr>
                <w:sz w:val="20"/>
                <w:szCs w:val="20"/>
                <w:rPrChange w:id="252" w:author="ge59muf" w:date="2022-04-08T11:04:00Z">
                  <w:rPr/>
                </w:rPrChange>
              </w:rPr>
            </w:pPr>
            <w:r w:rsidRPr="00885CBF">
              <w:rPr>
                <w:sz w:val="20"/>
                <w:szCs w:val="20"/>
                <w:rPrChange w:id="253" w:author="ge59muf" w:date="2022-04-08T11:04:00Z">
                  <w:rPr/>
                </w:rPrChange>
              </w:rPr>
              <w:t>71.54</w:t>
            </w:r>
          </w:p>
        </w:tc>
        <w:tc>
          <w:tcPr>
            <w:tcW w:w="778" w:type="dxa"/>
            <w:tcBorders>
              <w:top w:val="nil"/>
              <w:left w:val="nil"/>
              <w:bottom w:val="nil"/>
              <w:right w:val="nil"/>
            </w:tcBorders>
            <w:hideMark/>
            <w:tcPrChange w:id="254" w:author="ge59muf" w:date="2022-04-08T11:06:00Z">
              <w:tcPr>
                <w:tcW w:w="778" w:type="dxa"/>
                <w:gridSpan w:val="2"/>
                <w:tcBorders>
                  <w:top w:val="nil"/>
                  <w:left w:val="nil"/>
                  <w:bottom w:val="single" w:sz="4" w:space="0" w:color="auto"/>
                  <w:right w:val="nil"/>
                </w:tcBorders>
                <w:hideMark/>
              </w:tcPr>
            </w:tcPrChange>
          </w:tcPr>
          <w:p w14:paraId="1EBD2189" w14:textId="77777777" w:rsidR="00A33C93" w:rsidRPr="00885CBF" w:rsidRDefault="00A33C93" w:rsidP="008A0682">
            <w:pPr>
              <w:pStyle w:val="Caption"/>
              <w:jc w:val="center"/>
              <w:rPr>
                <w:sz w:val="20"/>
                <w:szCs w:val="20"/>
                <w:rPrChange w:id="255" w:author="ge59muf" w:date="2022-04-08T11:04:00Z">
                  <w:rPr/>
                </w:rPrChange>
              </w:rPr>
            </w:pPr>
            <w:r w:rsidRPr="00885CBF">
              <w:rPr>
                <w:sz w:val="20"/>
                <w:szCs w:val="20"/>
                <w:rPrChange w:id="256" w:author="ge59muf" w:date="2022-04-08T11:04:00Z">
                  <w:rPr/>
                </w:rPrChange>
              </w:rPr>
              <w:t>70.15</w:t>
            </w:r>
          </w:p>
        </w:tc>
      </w:tr>
      <w:tr w:rsidR="00F462F3" w:rsidRPr="00885CBF" w14:paraId="1410FB08" w14:textId="77777777" w:rsidTr="00A12ED0">
        <w:tblPrEx>
          <w:tblPrExChange w:id="257" w:author="ge59muf" w:date="2022-04-08T11:06:00Z">
            <w:tblPrEx>
              <w:jc w:val="left"/>
            </w:tblPrEx>
          </w:tblPrExChange>
        </w:tblPrEx>
        <w:trPr>
          <w:trHeight w:val="759"/>
          <w:jc w:val="center"/>
          <w:trPrChange w:id="258" w:author="ge59muf" w:date="2022-04-08T11:06:00Z">
            <w:trPr>
              <w:trHeight w:val="759"/>
            </w:trPr>
          </w:trPrChange>
        </w:trPr>
        <w:tc>
          <w:tcPr>
            <w:tcW w:w="1759" w:type="dxa"/>
            <w:tcBorders>
              <w:top w:val="nil"/>
              <w:left w:val="nil"/>
              <w:bottom w:val="nil"/>
              <w:right w:val="nil"/>
            </w:tcBorders>
            <w:hideMark/>
            <w:tcPrChange w:id="259" w:author="ge59muf" w:date="2022-04-08T11:06:00Z">
              <w:tcPr>
                <w:tcW w:w="1759" w:type="dxa"/>
                <w:gridSpan w:val="3"/>
                <w:tcBorders>
                  <w:top w:val="single" w:sz="4" w:space="0" w:color="auto"/>
                  <w:left w:val="nil"/>
                  <w:bottom w:val="nil"/>
                  <w:right w:val="nil"/>
                </w:tcBorders>
                <w:hideMark/>
              </w:tcPr>
            </w:tcPrChange>
          </w:tcPr>
          <w:p w14:paraId="486A7330" w14:textId="5578AD88" w:rsidR="00A33C93" w:rsidRPr="00885CBF" w:rsidRDefault="00A33C93" w:rsidP="008A0682">
            <w:pPr>
              <w:pStyle w:val="Caption"/>
              <w:jc w:val="center"/>
              <w:rPr>
                <w:sz w:val="20"/>
                <w:szCs w:val="20"/>
                <w:rPrChange w:id="260" w:author="ge59muf" w:date="2022-04-08T11:04:00Z">
                  <w:rPr/>
                </w:rPrChange>
              </w:rPr>
            </w:pPr>
            <w:r w:rsidRPr="00885CBF">
              <w:rPr>
                <w:sz w:val="20"/>
                <w:szCs w:val="20"/>
                <w:rPrChange w:id="261" w:author="ge59muf" w:date="2022-04-08T11:04:00Z">
                  <w:rPr/>
                </w:rPrChange>
              </w:rPr>
              <w:lastRenderedPageBreak/>
              <w:t xml:space="preserve">Number </w:t>
            </w:r>
            <w:r w:rsidR="008F2383" w:rsidRPr="008F2383">
              <w:rPr>
                <w:sz w:val="20"/>
                <w:szCs w:val="20"/>
              </w:rPr>
              <w:t>of mismatches</w:t>
            </w:r>
            <w:r w:rsidRPr="00885CBF">
              <w:rPr>
                <w:sz w:val="20"/>
                <w:szCs w:val="20"/>
                <w:rPrChange w:id="262" w:author="ge59muf" w:date="2022-04-08T11:04:00Z">
                  <w:rPr/>
                </w:rPrChange>
              </w:rPr>
              <w:t xml:space="preserve"> per 100 kbp</w:t>
            </w:r>
          </w:p>
        </w:tc>
        <w:tc>
          <w:tcPr>
            <w:tcW w:w="777" w:type="dxa"/>
            <w:tcBorders>
              <w:top w:val="nil"/>
              <w:left w:val="nil"/>
              <w:bottom w:val="nil"/>
              <w:right w:val="nil"/>
            </w:tcBorders>
            <w:hideMark/>
            <w:tcPrChange w:id="263" w:author="ge59muf" w:date="2022-04-08T11:06:00Z">
              <w:tcPr>
                <w:tcW w:w="777" w:type="dxa"/>
                <w:gridSpan w:val="2"/>
                <w:tcBorders>
                  <w:top w:val="single" w:sz="4" w:space="0" w:color="auto"/>
                  <w:left w:val="nil"/>
                  <w:bottom w:val="nil"/>
                  <w:right w:val="nil"/>
                </w:tcBorders>
                <w:hideMark/>
              </w:tcPr>
            </w:tcPrChange>
          </w:tcPr>
          <w:p w14:paraId="36D1CD1B" w14:textId="77777777" w:rsidR="00A33C93" w:rsidRPr="00885CBF" w:rsidRDefault="00A33C93" w:rsidP="008A0682">
            <w:pPr>
              <w:pStyle w:val="Caption"/>
              <w:jc w:val="center"/>
              <w:rPr>
                <w:sz w:val="20"/>
                <w:szCs w:val="20"/>
                <w:rPrChange w:id="264" w:author="ge59muf" w:date="2022-04-08T11:04:00Z">
                  <w:rPr/>
                </w:rPrChange>
              </w:rPr>
            </w:pPr>
            <w:r w:rsidRPr="00885CBF">
              <w:rPr>
                <w:sz w:val="20"/>
                <w:szCs w:val="20"/>
                <w:rPrChange w:id="265" w:author="ge59muf" w:date="2022-04-08T11:04:00Z">
                  <w:rPr/>
                </w:rPrChange>
              </w:rPr>
              <w:t>1222.3</w:t>
            </w:r>
          </w:p>
        </w:tc>
        <w:tc>
          <w:tcPr>
            <w:tcW w:w="777" w:type="dxa"/>
            <w:tcBorders>
              <w:top w:val="nil"/>
              <w:left w:val="nil"/>
              <w:bottom w:val="nil"/>
              <w:right w:val="nil"/>
            </w:tcBorders>
            <w:hideMark/>
            <w:tcPrChange w:id="266" w:author="ge59muf" w:date="2022-04-08T11:06:00Z">
              <w:tcPr>
                <w:tcW w:w="777" w:type="dxa"/>
                <w:gridSpan w:val="3"/>
                <w:tcBorders>
                  <w:top w:val="single" w:sz="4" w:space="0" w:color="auto"/>
                  <w:left w:val="nil"/>
                  <w:bottom w:val="nil"/>
                  <w:right w:val="nil"/>
                </w:tcBorders>
                <w:hideMark/>
              </w:tcPr>
            </w:tcPrChange>
          </w:tcPr>
          <w:p w14:paraId="29B66864" w14:textId="77777777" w:rsidR="00A33C93" w:rsidRPr="00885CBF" w:rsidRDefault="00A33C93" w:rsidP="008A0682">
            <w:pPr>
              <w:pStyle w:val="Caption"/>
              <w:jc w:val="center"/>
              <w:rPr>
                <w:sz w:val="20"/>
                <w:szCs w:val="20"/>
                <w:rPrChange w:id="267" w:author="ge59muf" w:date="2022-04-08T11:04:00Z">
                  <w:rPr/>
                </w:rPrChange>
              </w:rPr>
            </w:pPr>
            <w:r w:rsidRPr="00885CBF">
              <w:rPr>
                <w:sz w:val="20"/>
                <w:szCs w:val="20"/>
                <w:rPrChange w:id="268" w:author="ge59muf" w:date="2022-04-08T11:04:00Z">
                  <w:rPr/>
                </w:rPrChange>
              </w:rPr>
              <w:t>1228.7</w:t>
            </w:r>
          </w:p>
        </w:tc>
        <w:tc>
          <w:tcPr>
            <w:tcW w:w="737" w:type="dxa"/>
            <w:tcBorders>
              <w:top w:val="nil"/>
              <w:left w:val="nil"/>
              <w:bottom w:val="nil"/>
              <w:right w:val="nil"/>
            </w:tcBorders>
            <w:hideMark/>
            <w:tcPrChange w:id="269" w:author="ge59muf" w:date="2022-04-08T11:06:00Z">
              <w:tcPr>
                <w:tcW w:w="737" w:type="dxa"/>
                <w:tcBorders>
                  <w:top w:val="single" w:sz="4" w:space="0" w:color="auto"/>
                  <w:left w:val="nil"/>
                  <w:bottom w:val="nil"/>
                  <w:right w:val="nil"/>
                </w:tcBorders>
                <w:hideMark/>
              </w:tcPr>
            </w:tcPrChange>
          </w:tcPr>
          <w:p w14:paraId="55CF872A" w14:textId="77777777" w:rsidR="00A33C93" w:rsidRPr="00885CBF" w:rsidRDefault="00A33C93" w:rsidP="008A0682">
            <w:pPr>
              <w:pStyle w:val="Caption"/>
              <w:jc w:val="center"/>
              <w:rPr>
                <w:sz w:val="20"/>
                <w:szCs w:val="20"/>
                <w:rPrChange w:id="270" w:author="ge59muf" w:date="2022-04-08T11:04:00Z">
                  <w:rPr/>
                </w:rPrChange>
              </w:rPr>
            </w:pPr>
            <w:r w:rsidRPr="00885CBF">
              <w:rPr>
                <w:sz w:val="20"/>
                <w:szCs w:val="20"/>
                <w:rPrChange w:id="271" w:author="ge59muf" w:date="2022-04-08T11:04:00Z">
                  <w:rPr/>
                </w:rPrChange>
              </w:rPr>
              <w:t>1114.1</w:t>
            </w:r>
          </w:p>
        </w:tc>
        <w:tc>
          <w:tcPr>
            <w:tcW w:w="810" w:type="dxa"/>
            <w:tcBorders>
              <w:top w:val="nil"/>
              <w:left w:val="nil"/>
              <w:bottom w:val="nil"/>
              <w:right w:val="nil"/>
            </w:tcBorders>
            <w:hideMark/>
            <w:tcPrChange w:id="272" w:author="ge59muf" w:date="2022-04-08T11:06:00Z">
              <w:tcPr>
                <w:tcW w:w="810" w:type="dxa"/>
                <w:gridSpan w:val="3"/>
                <w:tcBorders>
                  <w:top w:val="single" w:sz="4" w:space="0" w:color="auto"/>
                  <w:left w:val="nil"/>
                  <w:bottom w:val="nil"/>
                  <w:right w:val="nil"/>
                </w:tcBorders>
                <w:hideMark/>
              </w:tcPr>
            </w:tcPrChange>
          </w:tcPr>
          <w:p w14:paraId="15813100" w14:textId="77777777" w:rsidR="00A33C93" w:rsidRPr="00885CBF" w:rsidRDefault="00A33C93" w:rsidP="008A0682">
            <w:pPr>
              <w:pStyle w:val="Caption"/>
              <w:jc w:val="center"/>
              <w:rPr>
                <w:sz w:val="20"/>
                <w:szCs w:val="20"/>
                <w:rPrChange w:id="273" w:author="ge59muf" w:date="2022-04-08T11:04:00Z">
                  <w:rPr/>
                </w:rPrChange>
              </w:rPr>
            </w:pPr>
            <w:r w:rsidRPr="00885CBF">
              <w:rPr>
                <w:sz w:val="20"/>
                <w:szCs w:val="20"/>
                <w:rPrChange w:id="274" w:author="ge59muf" w:date="2022-04-08T11:04:00Z">
                  <w:rPr/>
                </w:rPrChange>
              </w:rPr>
              <w:t>1215.3</w:t>
            </w:r>
          </w:p>
        </w:tc>
        <w:tc>
          <w:tcPr>
            <w:tcW w:w="785" w:type="dxa"/>
            <w:tcBorders>
              <w:top w:val="nil"/>
              <w:left w:val="nil"/>
              <w:bottom w:val="nil"/>
              <w:right w:val="nil"/>
            </w:tcBorders>
            <w:hideMark/>
            <w:tcPrChange w:id="275" w:author="ge59muf" w:date="2022-04-08T11:06:00Z">
              <w:tcPr>
                <w:tcW w:w="785" w:type="dxa"/>
                <w:gridSpan w:val="2"/>
                <w:tcBorders>
                  <w:top w:val="single" w:sz="4" w:space="0" w:color="auto"/>
                  <w:left w:val="nil"/>
                  <w:bottom w:val="nil"/>
                  <w:right w:val="nil"/>
                </w:tcBorders>
                <w:hideMark/>
              </w:tcPr>
            </w:tcPrChange>
          </w:tcPr>
          <w:p w14:paraId="18417F34" w14:textId="77777777" w:rsidR="00A33C93" w:rsidRPr="00885CBF" w:rsidRDefault="00A33C93" w:rsidP="008A0682">
            <w:pPr>
              <w:pStyle w:val="Caption"/>
              <w:jc w:val="center"/>
              <w:rPr>
                <w:sz w:val="20"/>
                <w:szCs w:val="20"/>
                <w:rPrChange w:id="276" w:author="ge59muf" w:date="2022-04-08T11:04:00Z">
                  <w:rPr/>
                </w:rPrChange>
              </w:rPr>
            </w:pPr>
            <w:r w:rsidRPr="00885CBF">
              <w:rPr>
                <w:sz w:val="20"/>
                <w:szCs w:val="20"/>
                <w:rPrChange w:id="277" w:author="ge59muf" w:date="2022-04-08T11:04:00Z">
                  <w:rPr/>
                </w:rPrChange>
              </w:rPr>
              <w:t>1194.7</w:t>
            </w:r>
          </w:p>
        </w:tc>
        <w:tc>
          <w:tcPr>
            <w:tcW w:w="777" w:type="dxa"/>
            <w:tcBorders>
              <w:top w:val="nil"/>
              <w:left w:val="nil"/>
              <w:bottom w:val="nil"/>
              <w:right w:val="nil"/>
            </w:tcBorders>
            <w:hideMark/>
            <w:tcPrChange w:id="278" w:author="ge59muf" w:date="2022-04-08T11:06:00Z">
              <w:tcPr>
                <w:tcW w:w="777" w:type="dxa"/>
                <w:gridSpan w:val="2"/>
                <w:tcBorders>
                  <w:top w:val="single" w:sz="4" w:space="0" w:color="auto"/>
                  <w:left w:val="nil"/>
                  <w:bottom w:val="nil"/>
                  <w:right w:val="nil"/>
                </w:tcBorders>
                <w:hideMark/>
              </w:tcPr>
            </w:tcPrChange>
          </w:tcPr>
          <w:p w14:paraId="23B9BC31" w14:textId="77777777" w:rsidR="00A33C93" w:rsidRPr="00885CBF" w:rsidRDefault="00A33C93" w:rsidP="008A0682">
            <w:pPr>
              <w:pStyle w:val="Caption"/>
              <w:jc w:val="center"/>
              <w:rPr>
                <w:sz w:val="20"/>
                <w:szCs w:val="20"/>
                <w:rPrChange w:id="279" w:author="ge59muf" w:date="2022-04-08T11:04:00Z">
                  <w:rPr/>
                </w:rPrChange>
              </w:rPr>
            </w:pPr>
            <w:r w:rsidRPr="00885CBF">
              <w:rPr>
                <w:sz w:val="20"/>
                <w:szCs w:val="20"/>
                <w:rPrChange w:id="280" w:author="ge59muf" w:date="2022-04-08T11:04:00Z">
                  <w:rPr/>
                </w:rPrChange>
              </w:rPr>
              <w:t>1195</w:t>
            </w:r>
          </w:p>
        </w:tc>
        <w:tc>
          <w:tcPr>
            <w:tcW w:w="777" w:type="dxa"/>
            <w:tcBorders>
              <w:top w:val="nil"/>
              <w:left w:val="nil"/>
              <w:bottom w:val="nil"/>
              <w:right w:val="nil"/>
            </w:tcBorders>
            <w:hideMark/>
            <w:tcPrChange w:id="281" w:author="ge59muf" w:date="2022-04-08T11:06:00Z">
              <w:tcPr>
                <w:tcW w:w="777" w:type="dxa"/>
                <w:tcBorders>
                  <w:top w:val="single" w:sz="4" w:space="0" w:color="auto"/>
                  <w:left w:val="nil"/>
                  <w:bottom w:val="nil"/>
                  <w:right w:val="nil"/>
                </w:tcBorders>
                <w:hideMark/>
              </w:tcPr>
            </w:tcPrChange>
          </w:tcPr>
          <w:p w14:paraId="27757686" w14:textId="77777777" w:rsidR="00A33C93" w:rsidRPr="00885CBF" w:rsidRDefault="00A33C93" w:rsidP="008A0682">
            <w:pPr>
              <w:pStyle w:val="Caption"/>
              <w:jc w:val="center"/>
              <w:rPr>
                <w:sz w:val="20"/>
                <w:szCs w:val="20"/>
                <w:rPrChange w:id="282" w:author="ge59muf" w:date="2022-04-08T11:04:00Z">
                  <w:rPr/>
                </w:rPrChange>
              </w:rPr>
            </w:pPr>
            <w:r w:rsidRPr="00885CBF">
              <w:rPr>
                <w:sz w:val="20"/>
                <w:szCs w:val="20"/>
                <w:rPrChange w:id="283" w:author="ge59muf" w:date="2022-04-08T11:04:00Z">
                  <w:rPr/>
                </w:rPrChange>
              </w:rPr>
              <w:t>1141.5</w:t>
            </w:r>
          </w:p>
        </w:tc>
        <w:tc>
          <w:tcPr>
            <w:tcW w:w="778" w:type="dxa"/>
            <w:tcBorders>
              <w:top w:val="nil"/>
              <w:left w:val="nil"/>
              <w:bottom w:val="nil"/>
              <w:right w:val="nil"/>
            </w:tcBorders>
            <w:hideMark/>
            <w:tcPrChange w:id="284" w:author="ge59muf" w:date="2022-04-08T11:06:00Z">
              <w:tcPr>
                <w:tcW w:w="778" w:type="dxa"/>
                <w:gridSpan w:val="2"/>
                <w:tcBorders>
                  <w:top w:val="single" w:sz="4" w:space="0" w:color="auto"/>
                  <w:left w:val="nil"/>
                  <w:bottom w:val="nil"/>
                  <w:right w:val="nil"/>
                </w:tcBorders>
                <w:hideMark/>
              </w:tcPr>
            </w:tcPrChange>
          </w:tcPr>
          <w:p w14:paraId="6050BA89" w14:textId="77777777" w:rsidR="00A33C93" w:rsidRPr="00885CBF" w:rsidRDefault="00A33C93" w:rsidP="008A0682">
            <w:pPr>
              <w:pStyle w:val="Caption"/>
              <w:jc w:val="center"/>
              <w:rPr>
                <w:sz w:val="20"/>
                <w:szCs w:val="20"/>
                <w:rPrChange w:id="285" w:author="ge59muf" w:date="2022-04-08T11:04:00Z">
                  <w:rPr/>
                </w:rPrChange>
              </w:rPr>
            </w:pPr>
            <w:r w:rsidRPr="00885CBF">
              <w:rPr>
                <w:sz w:val="20"/>
                <w:szCs w:val="20"/>
                <w:rPrChange w:id="286" w:author="ge59muf" w:date="2022-04-08T11:04:00Z">
                  <w:rPr/>
                </w:rPrChange>
              </w:rPr>
              <w:t>1107.5</w:t>
            </w:r>
          </w:p>
        </w:tc>
      </w:tr>
      <w:tr w:rsidR="00A33C93" w:rsidRPr="00885CBF" w14:paraId="004FB56F" w14:textId="77777777" w:rsidTr="00F462F3">
        <w:tblPrEx>
          <w:tblPrExChange w:id="287" w:author="ge59muf" w:date="2022-04-08T11:06:00Z">
            <w:tblPrEx>
              <w:tblLayout w:type="fixed"/>
            </w:tblPrEx>
          </w:tblPrExChange>
        </w:tblPrEx>
        <w:trPr>
          <w:trHeight w:val="506"/>
          <w:jc w:val="center"/>
          <w:trPrChange w:id="288" w:author="ge59muf" w:date="2022-04-08T11:06:00Z">
            <w:trPr>
              <w:gridBefore w:val="1"/>
              <w:gridAfter w:val="0"/>
              <w:trHeight w:val="506"/>
              <w:jc w:val="center"/>
            </w:trPr>
          </w:trPrChange>
        </w:trPr>
        <w:tc>
          <w:tcPr>
            <w:tcW w:w="1759" w:type="dxa"/>
            <w:tcBorders>
              <w:top w:val="nil"/>
              <w:left w:val="nil"/>
              <w:bottom w:val="single" w:sz="4" w:space="0" w:color="auto"/>
              <w:right w:val="nil"/>
            </w:tcBorders>
            <w:hideMark/>
            <w:tcPrChange w:id="289" w:author="ge59muf" w:date="2022-04-08T11:06:00Z">
              <w:tcPr>
                <w:tcW w:w="1336" w:type="dxa"/>
                <w:hideMark/>
              </w:tcPr>
            </w:tcPrChange>
          </w:tcPr>
          <w:p w14:paraId="6A7B0C8A" w14:textId="5FC8BEDC" w:rsidR="00A33C93" w:rsidRPr="00885CBF" w:rsidRDefault="00A33C93" w:rsidP="008A0682">
            <w:pPr>
              <w:pStyle w:val="Caption"/>
              <w:jc w:val="center"/>
              <w:rPr>
                <w:sz w:val="20"/>
                <w:szCs w:val="20"/>
                <w:rPrChange w:id="290" w:author="ge59muf" w:date="2022-04-08T11:04:00Z">
                  <w:rPr/>
                </w:rPrChange>
              </w:rPr>
            </w:pPr>
            <w:r w:rsidRPr="00885CBF">
              <w:rPr>
                <w:sz w:val="20"/>
                <w:szCs w:val="20"/>
                <w:rPrChange w:id="291" w:author="ge59muf" w:date="2022-04-08T11:04:00Z">
                  <w:rPr/>
                </w:rPrChange>
              </w:rPr>
              <w:t xml:space="preserve">Number </w:t>
            </w:r>
            <w:r w:rsidR="008F2383" w:rsidRPr="008F2383">
              <w:rPr>
                <w:sz w:val="20"/>
                <w:szCs w:val="20"/>
              </w:rPr>
              <w:t>of Ns</w:t>
            </w:r>
            <w:r w:rsidRPr="00885CBF">
              <w:rPr>
                <w:sz w:val="20"/>
                <w:szCs w:val="20"/>
                <w:rPrChange w:id="292" w:author="ge59muf" w:date="2022-04-08T11:04:00Z">
                  <w:rPr/>
                </w:rPrChange>
              </w:rPr>
              <w:t xml:space="preserve"> per 100 kbp</w:t>
            </w:r>
          </w:p>
        </w:tc>
        <w:tc>
          <w:tcPr>
            <w:tcW w:w="777" w:type="dxa"/>
            <w:tcBorders>
              <w:top w:val="nil"/>
              <w:left w:val="nil"/>
              <w:bottom w:val="single" w:sz="4" w:space="0" w:color="auto"/>
              <w:right w:val="nil"/>
            </w:tcBorders>
            <w:hideMark/>
            <w:tcPrChange w:id="293" w:author="ge59muf" w:date="2022-04-08T11:06:00Z">
              <w:tcPr>
                <w:tcW w:w="569" w:type="dxa"/>
                <w:gridSpan w:val="2"/>
                <w:hideMark/>
              </w:tcPr>
            </w:tcPrChange>
          </w:tcPr>
          <w:p w14:paraId="0D9CF18A" w14:textId="77777777" w:rsidR="00A33C93" w:rsidRPr="00885CBF" w:rsidRDefault="00A33C93" w:rsidP="008A0682">
            <w:pPr>
              <w:pStyle w:val="Caption"/>
              <w:jc w:val="center"/>
              <w:rPr>
                <w:sz w:val="20"/>
                <w:szCs w:val="20"/>
                <w:rPrChange w:id="294" w:author="ge59muf" w:date="2022-04-08T11:04:00Z">
                  <w:rPr/>
                </w:rPrChange>
              </w:rPr>
            </w:pPr>
            <w:r w:rsidRPr="00885CBF">
              <w:rPr>
                <w:sz w:val="20"/>
                <w:szCs w:val="20"/>
                <w:rPrChange w:id="295" w:author="ge59muf" w:date="2022-04-08T11:04:00Z">
                  <w:rPr/>
                </w:rPrChange>
              </w:rPr>
              <w:t>1122.6</w:t>
            </w:r>
          </w:p>
        </w:tc>
        <w:tc>
          <w:tcPr>
            <w:tcW w:w="777" w:type="dxa"/>
            <w:tcBorders>
              <w:top w:val="nil"/>
              <w:left w:val="nil"/>
              <w:bottom w:val="single" w:sz="4" w:space="0" w:color="auto"/>
              <w:right w:val="nil"/>
            </w:tcBorders>
            <w:hideMark/>
            <w:tcPrChange w:id="296" w:author="ge59muf" w:date="2022-04-08T11:06:00Z">
              <w:tcPr>
                <w:tcW w:w="695" w:type="dxa"/>
                <w:gridSpan w:val="2"/>
                <w:hideMark/>
              </w:tcPr>
            </w:tcPrChange>
          </w:tcPr>
          <w:p w14:paraId="58EAE1B8" w14:textId="77777777" w:rsidR="00A33C93" w:rsidRPr="00885CBF" w:rsidRDefault="00A33C93" w:rsidP="008A0682">
            <w:pPr>
              <w:pStyle w:val="Caption"/>
              <w:jc w:val="center"/>
              <w:rPr>
                <w:sz w:val="20"/>
                <w:szCs w:val="20"/>
                <w:rPrChange w:id="297" w:author="ge59muf" w:date="2022-04-08T11:04:00Z">
                  <w:rPr/>
                </w:rPrChange>
              </w:rPr>
            </w:pPr>
            <w:r w:rsidRPr="00885CBF">
              <w:rPr>
                <w:sz w:val="20"/>
                <w:szCs w:val="20"/>
                <w:rPrChange w:id="298" w:author="ge59muf" w:date="2022-04-08T11:04:00Z">
                  <w:rPr/>
                </w:rPrChange>
              </w:rPr>
              <w:t>1119.8</w:t>
            </w:r>
          </w:p>
        </w:tc>
        <w:tc>
          <w:tcPr>
            <w:tcW w:w="737" w:type="dxa"/>
            <w:tcBorders>
              <w:top w:val="nil"/>
              <w:left w:val="nil"/>
              <w:bottom w:val="single" w:sz="4" w:space="0" w:color="auto"/>
              <w:right w:val="nil"/>
            </w:tcBorders>
            <w:hideMark/>
            <w:tcPrChange w:id="299" w:author="ge59muf" w:date="2022-04-08T11:06:00Z">
              <w:tcPr>
                <w:tcW w:w="695" w:type="dxa"/>
                <w:hideMark/>
              </w:tcPr>
            </w:tcPrChange>
          </w:tcPr>
          <w:p w14:paraId="45E23E96" w14:textId="77777777" w:rsidR="00A33C93" w:rsidRPr="00885CBF" w:rsidRDefault="00A33C93" w:rsidP="008A0682">
            <w:pPr>
              <w:pStyle w:val="Caption"/>
              <w:jc w:val="center"/>
              <w:rPr>
                <w:sz w:val="20"/>
                <w:szCs w:val="20"/>
                <w:rPrChange w:id="300" w:author="ge59muf" w:date="2022-04-08T11:04:00Z">
                  <w:rPr/>
                </w:rPrChange>
              </w:rPr>
            </w:pPr>
            <w:r w:rsidRPr="00885CBF">
              <w:rPr>
                <w:sz w:val="20"/>
                <w:szCs w:val="20"/>
                <w:rPrChange w:id="301" w:author="ge59muf" w:date="2022-04-08T11:04:00Z">
                  <w:rPr/>
                </w:rPrChange>
              </w:rPr>
              <w:t>1128.1</w:t>
            </w:r>
          </w:p>
        </w:tc>
        <w:tc>
          <w:tcPr>
            <w:tcW w:w="810" w:type="dxa"/>
            <w:tcBorders>
              <w:top w:val="nil"/>
              <w:left w:val="nil"/>
              <w:bottom w:val="single" w:sz="4" w:space="0" w:color="auto"/>
              <w:right w:val="nil"/>
            </w:tcBorders>
            <w:hideMark/>
            <w:tcPrChange w:id="302" w:author="ge59muf" w:date="2022-04-08T11:06:00Z">
              <w:tcPr>
                <w:tcW w:w="757" w:type="dxa"/>
                <w:gridSpan w:val="3"/>
                <w:hideMark/>
              </w:tcPr>
            </w:tcPrChange>
          </w:tcPr>
          <w:p w14:paraId="1387EC2B" w14:textId="77777777" w:rsidR="00A33C93" w:rsidRPr="00885CBF" w:rsidRDefault="00A33C93" w:rsidP="008A0682">
            <w:pPr>
              <w:pStyle w:val="Caption"/>
              <w:jc w:val="center"/>
              <w:rPr>
                <w:sz w:val="20"/>
                <w:szCs w:val="20"/>
                <w:rPrChange w:id="303" w:author="ge59muf" w:date="2022-04-08T11:04:00Z">
                  <w:rPr/>
                </w:rPrChange>
              </w:rPr>
            </w:pPr>
            <w:r w:rsidRPr="00885CBF">
              <w:rPr>
                <w:sz w:val="20"/>
                <w:szCs w:val="20"/>
                <w:rPrChange w:id="304" w:author="ge59muf" w:date="2022-04-08T11:04:00Z">
                  <w:rPr/>
                </w:rPrChange>
              </w:rPr>
              <w:t>1157.7</w:t>
            </w:r>
          </w:p>
        </w:tc>
        <w:tc>
          <w:tcPr>
            <w:tcW w:w="785" w:type="dxa"/>
            <w:tcBorders>
              <w:top w:val="nil"/>
              <w:left w:val="nil"/>
              <w:bottom w:val="single" w:sz="4" w:space="0" w:color="auto"/>
              <w:right w:val="nil"/>
            </w:tcBorders>
            <w:hideMark/>
            <w:tcPrChange w:id="305" w:author="ge59muf" w:date="2022-04-08T11:06:00Z">
              <w:tcPr>
                <w:tcW w:w="727" w:type="dxa"/>
                <w:hideMark/>
              </w:tcPr>
            </w:tcPrChange>
          </w:tcPr>
          <w:p w14:paraId="607BE1C5" w14:textId="77777777" w:rsidR="00A33C93" w:rsidRPr="00885CBF" w:rsidRDefault="00A33C93" w:rsidP="008A0682">
            <w:pPr>
              <w:pStyle w:val="Caption"/>
              <w:jc w:val="center"/>
              <w:rPr>
                <w:sz w:val="20"/>
                <w:szCs w:val="20"/>
                <w:rPrChange w:id="306" w:author="ge59muf" w:date="2022-04-08T11:04:00Z">
                  <w:rPr/>
                </w:rPrChange>
              </w:rPr>
            </w:pPr>
            <w:r w:rsidRPr="00885CBF">
              <w:rPr>
                <w:sz w:val="20"/>
                <w:szCs w:val="20"/>
                <w:rPrChange w:id="307" w:author="ge59muf" w:date="2022-04-08T11:04:00Z">
                  <w:rPr/>
                </w:rPrChange>
              </w:rPr>
              <w:t>1113.4</w:t>
            </w:r>
          </w:p>
        </w:tc>
        <w:tc>
          <w:tcPr>
            <w:tcW w:w="777" w:type="dxa"/>
            <w:tcBorders>
              <w:top w:val="nil"/>
              <w:left w:val="nil"/>
              <w:bottom w:val="single" w:sz="4" w:space="0" w:color="auto"/>
              <w:right w:val="nil"/>
            </w:tcBorders>
            <w:hideMark/>
            <w:tcPrChange w:id="308" w:author="ge59muf" w:date="2022-04-08T11:06:00Z">
              <w:tcPr>
                <w:tcW w:w="727" w:type="dxa"/>
                <w:gridSpan w:val="2"/>
                <w:hideMark/>
              </w:tcPr>
            </w:tcPrChange>
          </w:tcPr>
          <w:p w14:paraId="0B912C98" w14:textId="77777777" w:rsidR="00A33C93" w:rsidRPr="00885CBF" w:rsidRDefault="00A33C93" w:rsidP="008A0682">
            <w:pPr>
              <w:pStyle w:val="Caption"/>
              <w:jc w:val="center"/>
              <w:rPr>
                <w:sz w:val="20"/>
                <w:szCs w:val="20"/>
                <w:rPrChange w:id="309" w:author="ge59muf" w:date="2022-04-08T11:04:00Z">
                  <w:rPr/>
                </w:rPrChange>
              </w:rPr>
            </w:pPr>
            <w:r w:rsidRPr="00885CBF">
              <w:rPr>
                <w:sz w:val="20"/>
                <w:szCs w:val="20"/>
                <w:rPrChange w:id="310" w:author="ge59muf" w:date="2022-04-08T11:04:00Z">
                  <w:rPr/>
                </w:rPrChange>
              </w:rPr>
              <w:t>1099.2</w:t>
            </w:r>
          </w:p>
        </w:tc>
        <w:tc>
          <w:tcPr>
            <w:tcW w:w="777" w:type="dxa"/>
            <w:tcBorders>
              <w:top w:val="nil"/>
              <w:left w:val="nil"/>
              <w:bottom w:val="single" w:sz="4" w:space="0" w:color="auto"/>
              <w:right w:val="nil"/>
            </w:tcBorders>
            <w:hideMark/>
            <w:tcPrChange w:id="311" w:author="ge59muf" w:date="2022-04-08T11:06:00Z">
              <w:tcPr>
                <w:tcW w:w="727" w:type="dxa"/>
                <w:gridSpan w:val="2"/>
                <w:hideMark/>
              </w:tcPr>
            </w:tcPrChange>
          </w:tcPr>
          <w:p w14:paraId="5B687784" w14:textId="77777777" w:rsidR="00A33C93" w:rsidRPr="00885CBF" w:rsidRDefault="00A33C93" w:rsidP="008A0682">
            <w:pPr>
              <w:pStyle w:val="Caption"/>
              <w:jc w:val="center"/>
              <w:rPr>
                <w:sz w:val="20"/>
                <w:szCs w:val="20"/>
                <w:rPrChange w:id="312" w:author="ge59muf" w:date="2022-04-08T11:04:00Z">
                  <w:rPr/>
                </w:rPrChange>
              </w:rPr>
            </w:pPr>
            <w:r w:rsidRPr="00885CBF">
              <w:rPr>
                <w:sz w:val="20"/>
                <w:szCs w:val="20"/>
                <w:rPrChange w:id="313" w:author="ge59muf" w:date="2022-04-08T11:04:00Z">
                  <w:rPr/>
                </w:rPrChange>
              </w:rPr>
              <w:t>1085.4</w:t>
            </w:r>
          </w:p>
        </w:tc>
        <w:tc>
          <w:tcPr>
            <w:tcW w:w="778" w:type="dxa"/>
            <w:tcBorders>
              <w:top w:val="nil"/>
              <w:left w:val="nil"/>
              <w:bottom w:val="single" w:sz="4" w:space="0" w:color="auto"/>
              <w:right w:val="nil"/>
            </w:tcBorders>
            <w:hideMark/>
            <w:tcPrChange w:id="314" w:author="ge59muf" w:date="2022-04-08T11:06:00Z">
              <w:tcPr>
                <w:tcW w:w="1321" w:type="dxa"/>
                <w:gridSpan w:val="3"/>
                <w:hideMark/>
              </w:tcPr>
            </w:tcPrChange>
          </w:tcPr>
          <w:p w14:paraId="51BDFAEA" w14:textId="77777777" w:rsidR="00A33C93" w:rsidRPr="00885CBF" w:rsidRDefault="00A33C93" w:rsidP="008A0682">
            <w:pPr>
              <w:pStyle w:val="Caption"/>
              <w:keepNext/>
              <w:jc w:val="center"/>
              <w:rPr>
                <w:sz w:val="20"/>
                <w:szCs w:val="20"/>
                <w:rPrChange w:id="315" w:author="ge59muf" w:date="2022-04-08T11:04:00Z">
                  <w:rPr/>
                </w:rPrChange>
              </w:rPr>
            </w:pPr>
            <w:r w:rsidRPr="00885CBF">
              <w:rPr>
                <w:sz w:val="20"/>
                <w:szCs w:val="20"/>
                <w:rPrChange w:id="316" w:author="ge59muf" w:date="2022-04-08T11:04:00Z">
                  <w:rPr/>
                </w:rPrChange>
              </w:rPr>
              <w:t>1089.2 </w:t>
            </w:r>
            <w:commentRangeEnd w:id="27"/>
            <w:r w:rsidR="00452503" w:rsidRPr="00885CBF">
              <w:rPr>
                <w:rStyle w:val="CommentReference"/>
                <w:bCs w:val="0"/>
                <w:sz w:val="20"/>
                <w:szCs w:val="20"/>
                <w:rPrChange w:id="317" w:author="ge59muf" w:date="2022-04-08T11:04:00Z">
                  <w:rPr>
                    <w:rStyle w:val="CommentReference"/>
                    <w:bCs w:val="0"/>
                  </w:rPr>
                </w:rPrChange>
              </w:rPr>
              <w:commentReference w:id="27"/>
            </w:r>
          </w:p>
        </w:tc>
      </w:tr>
    </w:tbl>
    <w:p w14:paraId="5188D4D3" w14:textId="3DFCF699" w:rsidR="00DE7F4A" w:rsidRDefault="00744C92" w:rsidP="008A0682">
      <w:pPr>
        <w:pStyle w:val="Caption"/>
        <w:jc w:val="center"/>
        <w:rPr>
          <w:ins w:id="318" w:author="ge59muf" w:date="2022-04-08T11:07:00Z"/>
        </w:rPr>
      </w:pPr>
      <w:bookmarkStart w:id="319" w:name="_Toc100166006"/>
      <w:bookmarkStart w:id="320" w:name="_Toc100319505"/>
      <w:bookmarkStart w:id="321" w:name="_Toc100320745"/>
      <w:bookmarkStart w:id="322" w:name="_Toc100320949"/>
      <w:commentRangeStart w:id="323"/>
      <w:r>
        <w:t xml:space="preserve">Table </w:t>
      </w:r>
      <w:r>
        <w:fldChar w:fldCharType="begin"/>
      </w:r>
      <w:r>
        <w:instrText xml:space="preserve"> SEQ Table \* ARABIC </w:instrText>
      </w:r>
      <w:r>
        <w:fldChar w:fldCharType="separate"/>
      </w:r>
      <w:r w:rsidR="0022790E">
        <w:rPr>
          <w:noProof/>
        </w:rPr>
        <w:t>1</w:t>
      </w:r>
      <w:r>
        <w:fldChar w:fldCharType="end"/>
      </w:r>
      <w:r>
        <w:t>: Assembly statistics</w:t>
      </w:r>
      <w:bookmarkEnd w:id="319"/>
      <w:commentRangeEnd w:id="323"/>
      <w:r w:rsidR="00F50701">
        <w:rPr>
          <w:rStyle w:val="CommentReference"/>
          <w:bCs w:val="0"/>
        </w:rPr>
        <w:commentReference w:id="323"/>
      </w:r>
      <w:bookmarkEnd w:id="320"/>
      <w:bookmarkEnd w:id="321"/>
      <w:bookmarkEnd w:id="322"/>
    </w:p>
    <w:p w14:paraId="7B479EF4" w14:textId="0D4E2AAD" w:rsidR="00F462F3" w:rsidRPr="00F462F3" w:rsidRDefault="00F462F3" w:rsidP="008A0682">
      <w:pPr>
        <w:pStyle w:val="BodyText"/>
        <w:spacing w:line="240" w:lineRule="auto"/>
        <w:jc w:val="left"/>
        <w:rPr>
          <w:rFonts w:eastAsiaTheme="minorEastAsia"/>
          <w:rPrChange w:id="324" w:author="ge59muf" w:date="2022-04-08T11:07:00Z">
            <w:rPr/>
          </w:rPrChange>
        </w:rPr>
        <w:pPrChange w:id="325" w:author="ge59muf" w:date="2022-04-08T11:07:00Z">
          <w:pPr>
            <w:pStyle w:val="Caption"/>
            <w:jc w:val="center"/>
          </w:pPr>
        </w:pPrChange>
      </w:pPr>
      <w:r>
        <w:rPr>
          <w:rFonts w:eastAsiaTheme="minorEastAsia"/>
        </w:rPr>
        <w:t>The N50 statistic represents the quality of an assembly by contiguity.</w:t>
      </w:r>
      <w:r w:rsidR="00D46458">
        <w:rPr>
          <w:rFonts w:eastAsiaTheme="minorEastAsia"/>
        </w:rPr>
        <w:t xml:space="preserve"> N50 is the sequence length of the shortest contig at 50% of the total genome length. The</w:t>
      </w:r>
      <w:r w:rsidR="005A3D98">
        <w:rPr>
          <w:rFonts w:eastAsiaTheme="minorEastAsia"/>
        </w:rPr>
        <w:t>refore,</w:t>
      </w:r>
      <w:r w:rsidR="00D46458">
        <w:rPr>
          <w:rFonts w:eastAsiaTheme="minorEastAsia"/>
        </w:rPr>
        <w:t xml:space="preserve"> N50 is the length of the contig along with all larger contigs that contains 50% of a given genome. NA50</w:t>
      </w:r>
      <w:r w:rsidR="00DF7B78">
        <w:rPr>
          <w:rFonts w:eastAsiaTheme="minorEastAsia"/>
        </w:rPr>
        <w:t xml:space="preserve"> represents </w:t>
      </w:r>
      <w:r w:rsidR="008C1871">
        <w:rPr>
          <w:rFonts w:eastAsiaTheme="minorEastAsia"/>
        </w:rPr>
        <w:t xml:space="preserve">the sequence length of the shortest “alignment block” at 50% of the total genome length </w:t>
      </w:r>
      <w:proofErr w:type="gramStart"/>
      <w:r w:rsidR="008C1871">
        <w:rPr>
          <w:rFonts w:eastAsiaTheme="minorEastAsia"/>
        </w:rPr>
        <w:t>similar to</w:t>
      </w:r>
      <w:proofErr w:type="gramEnd"/>
      <w:r w:rsidR="008C1871">
        <w:rPr>
          <w:rFonts w:eastAsiaTheme="minorEastAsia"/>
        </w:rPr>
        <w:t xml:space="preserve"> N50. An alignment block is obtained by breaking a contig at a misassembly event and discarding the unaligned bases. Misassemblies are </w:t>
      </w:r>
      <w:r w:rsidR="00A12ED0">
        <w:rPr>
          <w:rFonts w:eastAsiaTheme="minorEastAsia"/>
        </w:rPr>
        <w:t xml:space="preserve">defined as positions in a contig where </w:t>
      </w:r>
      <w:r w:rsidR="00A12ED0" w:rsidRPr="00A12ED0">
        <w:rPr>
          <w:rFonts w:eastAsiaTheme="minorEastAsia"/>
        </w:rPr>
        <w:t>the left flanking sequence aligns over 1 kbp away from the right flanking sequence on the reference</w:t>
      </w:r>
      <w:r w:rsidR="00A12ED0">
        <w:rPr>
          <w:rFonts w:eastAsiaTheme="minorEastAsia"/>
        </w:rPr>
        <w:t xml:space="preserve">, </w:t>
      </w:r>
      <w:r w:rsidR="00A12ED0" w:rsidRPr="00A12ED0">
        <w:rPr>
          <w:rFonts w:eastAsiaTheme="minorEastAsia"/>
        </w:rPr>
        <w:t>flanking sequences overlap on more than 1 kbp</w:t>
      </w:r>
      <w:r w:rsidR="00A12ED0">
        <w:rPr>
          <w:rFonts w:eastAsiaTheme="minorEastAsia"/>
        </w:rPr>
        <w:t xml:space="preserve">, or </w:t>
      </w:r>
      <w:r w:rsidR="00A12ED0" w:rsidRPr="00A12ED0">
        <w:rPr>
          <w:rFonts w:eastAsiaTheme="minorEastAsia"/>
        </w:rPr>
        <w:t>flanking sequences align to different strands or different chromosomes</w:t>
      </w:r>
      <w:r w:rsidR="00A12ED0">
        <w:rPr>
          <w:rFonts w:eastAsiaTheme="minorEastAsia"/>
        </w:rPr>
        <w:t>.</w:t>
      </w:r>
      <w:r w:rsidR="008C1871">
        <w:rPr>
          <w:rFonts w:eastAsiaTheme="minorEastAsia"/>
        </w:rPr>
        <w:t xml:space="preserve"> Number of N’s per 100 kbp represents the number of uncalled bases per 100,000 assembly bases. </w:t>
      </w:r>
    </w:p>
    <w:p w14:paraId="6C05804C" w14:textId="3461D145" w:rsidR="00A24798" w:rsidRPr="004F512A" w:rsidRDefault="00E3167D" w:rsidP="008A0682">
      <w:r w:rsidRPr="004F512A">
        <w:t>BUSCOs</w:t>
      </w:r>
      <w:r w:rsidR="007C0CC2" w:rsidRPr="004F512A">
        <w:t xml:space="preserve">, </w:t>
      </w:r>
      <w:r w:rsidR="007C0CC2" w:rsidRPr="00992272">
        <w:t>Benchmarking Universal Single-Copy Orthologs,</w:t>
      </w:r>
      <w:r w:rsidRPr="00992272">
        <w:t xml:space="preserve"> are genes which are expected to be found in an organism and under single-copy control</w:t>
      </w:r>
      <w:r w:rsidR="00B740A7">
        <w:t>.</w:t>
      </w:r>
      <w:r w:rsidRPr="00992272">
        <w:t xml:space="preserve"> The presence of these genes can be used to assess the completeness of a genome assembly. The r</w:t>
      </w:r>
      <w:r w:rsidRPr="00CB784C">
        <w:t>esults of the BUSCO analysis for the 8 genomes showed a mean of 76.9% of the possible 3,236 searched genes were present. This indicates that although the genome fraction of the assemblies was fairly low, genic regions may assemble at a higher rate than the genomic background resulting in a more accurate workflow than the QUAST statistics would imply. The results of the BUSCO assessment are visualized below:</w:t>
      </w:r>
    </w:p>
    <w:p w14:paraId="4E213F50" w14:textId="77777777" w:rsidR="00744C92" w:rsidRDefault="00E3167D" w:rsidP="008A0682">
      <w:pPr>
        <w:keepNext/>
        <w:jc w:val="center"/>
      </w:pPr>
      <w:r w:rsidRPr="004F512A">
        <w:rPr>
          <w:noProof/>
        </w:rPr>
        <w:lastRenderedPageBreak/>
        <w:drawing>
          <wp:inline distT="0" distB="0" distL="0" distR="0" wp14:anchorId="171B5D75" wp14:editId="09652A87">
            <wp:extent cx="4492487" cy="3368405"/>
            <wp:effectExtent l="0" t="0" r="0" b="2540"/>
            <wp:docPr id="2" name="Content Placeholder 6" descr="Chart&#10;&#10;Description automatically generated">
              <a:extLst xmlns:a="http://schemas.openxmlformats.org/drawingml/2006/main">
                <a:ext uri="{FF2B5EF4-FFF2-40B4-BE49-F238E27FC236}">
                  <a16:creationId xmlns:a16="http://schemas.microsoft.com/office/drawing/2014/main" id="{D7D7A216-3845-485F-AD21-C7443057FA7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10;&#10;Description automatically generated">
                      <a:extLst>
                        <a:ext uri="{FF2B5EF4-FFF2-40B4-BE49-F238E27FC236}">
                          <a16:creationId xmlns:a16="http://schemas.microsoft.com/office/drawing/2014/main" id="{D7D7A216-3845-485F-AD21-C7443057FA7E}"/>
                        </a:ext>
                      </a:extLst>
                    </pic:cNvPr>
                    <pic:cNvPicPr>
                      <a:picLocks noGrp="1" noChangeAspect="1"/>
                    </pic:cNvPicPr>
                  </pic:nvPicPr>
                  <pic:blipFill>
                    <a:blip r:embed="rId16"/>
                    <a:stretch>
                      <a:fillRect/>
                    </a:stretch>
                  </pic:blipFill>
                  <pic:spPr>
                    <a:xfrm>
                      <a:off x="0" y="0"/>
                      <a:ext cx="4492487" cy="3368405"/>
                    </a:xfrm>
                    <a:prstGeom prst="rect">
                      <a:avLst/>
                    </a:prstGeom>
                    <a:noFill/>
                    <a:ln w="9525">
                      <a:noFill/>
                      <a:miter lim="800000"/>
                      <a:headEnd/>
                      <a:tailEnd/>
                    </a:ln>
                  </pic:spPr>
                </pic:pic>
              </a:graphicData>
            </a:graphic>
          </wp:inline>
        </w:drawing>
      </w:r>
    </w:p>
    <w:p w14:paraId="3D589596" w14:textId="512BEE25" w:rsidR="00E3167D" w:rsidRPr="00992272" w:rsidRDefault="00744C92" w:rsidP="00E217E3">
      <w:pPr>
        <w:pStyle w:val="Caption"/>
        <w:jc w:val="center"/>
      </w:pPr>
      <w:bookmarkStart w:id="326" w:name="_Toc100165809"/>
      <w:bookmarkStart w:id="327" w:name="_Toc100319498"/>
      <w:r>
        <w:t xml:space="preserve">Figure </w:t>
      </w:r>
      <w:r>
        <w:fldChar w:fldCharType="begin"/>
      </w:r>
      <w:r>
        <w:instrText xml:space="preserve"> SEQ Figure \* ARABIC </w:instrText>
      </w:r>
      <w:r>
        <w:fldChar w:fldCharType="separate"/>
      </w:r>
      <w:r w:rsidR="002F2488">
        <w:rPr>
          <w:noProof/>
        </w:rPr>
        <w:t>1</w:t>
      </w:r>
      <w:r>
        <w:fldChar w:fldCharType="end"/>
      </w:r>
      <w:r>
        <w:t>: BUSCO results</w:t>
      </w:r>
      <w:bookmarkEnd w:id="326"/>
      <w:bookmarkEnd w:id="327"/>
    </w:p>
    <w:p w14:paraId="177A51B5" w14:textId="75DE245C" w:rsidR="00634AFE" w:rsidRPr="00992272" w:rsidRDefault="00634AFE" w:rsidP="008A0682">
      <w:pPr>
        <w:pStyle w:val="KapitelII"/>
        <w:spacing w:line="240" w:lineRule="auto"/>
      </w:pPr>
      <w:bookmarkStart w:id="328" w:name="_Toc100320920"/>
      <w:r w:rsidRPr="00992272">
        <w:t>Target genes:</w:t>
      </w:r>
      <w:bookmarkEnd w:id="328"/>
    </w:p>
    <w:p w14:paraId="7B1B68A5" w14:textId="3E6C3243" w:rsidR="00A665D5" w:rsidRDefault="00A665D5" w:rsidP="008A0682">
      <w:r w:rsidRPr="004F512A">
        <w:t xml:space="preserve">A literature review was conducted to </w:t>
      </w:r>
      <w:r w:rsidR="00AB2930" w:rsidRPr="004F512A">
        <w:t xml:space="preserve">select </w:t>
      </w:r>
      <w:r w:rsidRPr="00992272">
        <w:t xml:space="preserve">ten </w:t>
      </w:r>
      <w:r w:rsidR="00AB2930" w:rsidRPr="00992272">
        <w:t>well know</w:t>
      </w:r>
      <w:r w:rsidR="00E217E3">
        <w:t>n</w:t>
      </w:r>
      <w:r w:rsidR="006E01CC" w:rsidRPr="00992272">
        <w:t xml:space="preserve"> maize</w:t>
      </w:r>
      <w:r w:rsidR="00AB2930" w:rsidRPr="00992272">
        <w:t xml:space="preserve"> drought related </w:t>
      </w:r>
      <w:r w:rsidRPr="00992272">
        <w:t>genes</w:t>
      </w:r>
      <w:r w:rsidR="00685FFE" w:rsidRPr="00992272">
        <w:t xml:space="preserve"> as target genes</w:t>
      </w:r>
      <w:r w:rsidRPr="00992272">
        <w:t xml:space="preserve"> </w:t>
      </w:r>
      <w:r w:rsidR="006E01CC" w:rsidRPr="00992272">
        <w:t xml:space="preserve">for </w:t>
      </w:r>
      <w:r w:rsidRPr="00992272">
        <w:t>annotat</w:t>
      </w:r>
      <w:r w:rsidR="006E01CC" w:rsidRPr="00992272">
        <w:t>ing</w:t>
      </w:r>
      <w:r w:rsidRPr="00CB784C">
        <w:t xml:space="preserve"> and identify</w:t>
      </w:r>
      <w:r w:rsidR="006E01CC" w:rsidRPr="00CB784C">
        <w:t>ing</w:t>
      </w:r>
      <w:r w:rsidRPr="00CB784C">
        <w:t xml:space="preserve"> protein polymorphisms</w:t>
      </w:r>
      <w:r w:rsidR="006E01CC" w:rsidRPr="00CB784C">
        <w:t xml:space="preserve"> with</w:t>
      </w:r>
      <w:r w:rsidR="00685FFE" w:rsidRPr="00CB784C">
        <w:t>in</w:t>
      </w:r>
      <w:r w:rsidR="006E01CC" w:rsidRPr="00CB784C">
        <w:t xml:space="preserve"> </w:t>
      </w:r>
      <w:r w:rsidR="00685FFE" w:rsidRPr="00CB784C">
        <w:t>the 8 founders</w:t>
      </w:r>
      <w:r w:rsidRPr="00CB784C">
        <w:t>.</w:t>
      </w:r>
      <w:r w:rsidR="008544AC" w:rsidRPr="00CB784C">
        <w:t xml:space="preserve"> </w:t>
      </w:r>
      <w:r w:rsidRPr="00CB784C">
        <w:t>These were calcium dependent protein kinase4, protein phosphatase homolog70, barren stalk2, AP2-EREBP-transcription factor137, 1-aminocyclopropane-1-carboxylate synthase6, bHLH-transcription factor 124, malic enzyme7, NF-YB homolog, outer cell layer5, DBP-transcription factor 1.</w:t>
      </w:r>
      <w:r w:rsidR="006E01CC" w:rsidRPr="00CB784C">
        <w:t xml:space="preserve"> </w:t>
      </w:r>
      <w:r w:rsidR="00B725B7">
        <w:rPr>
          <w:lang w:eastAsia="zh-TW"/>
        </w:rPr>
        <w:t xml:space="preserve">The cDNA transcript and protein sequence FASTAs were </w:t>
      </w:r>
      <w:r w:rsidR="00A64027">
        <w:rPr>
          <w:lang w:eastAsia="zh-TW"/>
        </w:rPr>
        <w:t xml:space="preserve">taken from the MaizeGDB website (Portwood et al. 2018.) </w:t>
      </w:r>
      <w:r w:rsidRPr="004F512A">
        <w:t>The functions of these genes are listed in the table below:</w:t>
      </w:r>
    </w:p>
    <w:p w14:paraId="0F4B5931" w14:textId="77777777" w:rsidR="003940D4" w:rsidRPr="00992272" w:rsidRDefault="003940D4" w:rsidP="008A0682"/>
    <w:tbl>
      <w:tblPr>
        <w:tblStyle w:val="TableGrid"/>
        <w:tblW w:w="0" w:type="auto"/>
        <w:tblLook w:val="04A0" w:firstRow="1" w:lastRow="0" w:firstColumn="1" w:lastColumn="0" w:noHBand="0" w:noVBand="1"/>
      </w:tblPr>
      <w:tblGrid>
        <w:gridCol w:w="2665"/>
        <w:gridCol w:w="2346"/>
        <w:gridCol w:w="1899"/>
        <w:gridCol w:w="2107"/>
      </w:tblGrid>
      <w:tr w:rsidR="00A665D5" w:rsidRPr="00CB784C" w14:paraId="3E353F7F" w14:textId="77777777" w:rsidTr="004C3708">
        <w:trPr>
          <w:cnfStyle w:val="100000000000" w:firstRow="1" w:lastRow="0" w:firstColumn="0" w:lastColumn="0" w:oddVBand="0" w:evenVBand="0" w:oddHBand="0" w:evenHBand="0" w:firstRowFirstColumn="0" w:firstRowLastColumn="0" w:lastRowFirstColumn="0" w:lastRowLastColumn="0"/>
        </w:trPr>
        <w:tc>
          <w:tcPr>
            <w:tcW w:w="2740" w:type="dxa"/>
          </w:tcPr>
          <w:p w14:paraId="658A770D" w14:textId="77777777" w:rsidR="00A665D5" w:rsidRPr="004F512A" w:rsidRDefault="00A665D5" w:rsidP="008A0682">
            <w:r w:rsidRPr="004F512A">
              <w:t>Gene product:</w:t>
            </w:r>
          </w:p>
        </w:tc>
        <w:tc>
          <w:tcPr>
            <w:tcW w:w="2463" w:type="dxa"/>
          </w:tcPr>
          <w:p w14:paraId="0C062A55" w14:textId="77777777" w:rsidR="00A665D5" w:rsidRPr="004F512A" w:rsidRDefault="00A665D5" w:rsidP="008A0682">
            <w:r w:rsidRPr="004F512A">
              <w:t>Function:</w:t>
            </w:r>
          </w:p>
        </w:tc>
        <w:tc>
          <w:tcPr>
            <w:tcW w:w="1900" w:type="dxa"/>
          </w:tcPr>
          <w:p w14:paraId="6392B4FA" w14:textId="77777777" w:rsidR="00A665D5" w:rsidRPr="004F512A" w:rsidRDefault="00A665D5" w:rsidP="008A0682">
            <w:r w:rsidRPr="004F512A">
              <w:t>Gene model ID:</w:t>
            </w:r>
          </w:p>
        </w:tc>
        <w:tc>
          <w:tcPr>
            <w:tcW w:w="2247" w:type="dxa"/>
          </w:tcPr>
          <w:p w14:paraId="0E35BA35" w14:textId="77777777" w:rsidR="00A665D5" w:rsidRPr="00992272" w:rsidRDefault="00A665D5" w:rsidP="008A0682">
            <w:r w:rsidRPr="00992272">
              <w:t>Citation:</w:t>
            </w:r>
          </w:p>
        </w:tc>
      </w:tr>
      <w:tr w:rsidR="00A665D5" w:rsidRPr="00CB784C" w14:paraId="4DA7882E" w14:textId="77777777" w:rsidTr="004C3708">
        <w:tc>
          <w:tcPr>
            <w:tcW w:w="2740" w:type="dxa"/>
          </w:tcPr>
          <w:p w14:paraId="1BD1C67A" w14:textId="77777777" w:rsidR="00A665D5" w:rsidRPr="004F512A" w:rsidRDefault="00A665D5" w:rsidP="008A0682">
            <w:r w:rsidRPr="004F512A">
              <w:t>Calcium dependent protein Kinase4</w:t>
            </w:r>
          </w:p>
        </w:tc>
        <w:tc>
          <w:tcPr>
            <w:tcW w:w="2463" w:type="dxa"/>
          </w:tcPr>
          <w:p w14:paraId="59B7F9E8" w14:textId="77777777" w:rsidR="00A665D5" w:rsidRPr="00992272" w:rsidRDefault="00A665D5" w:rsidP="008A0682">
            <w:r w:rsidRPr="004F512A">
              <w:t>Positive regulation of abscisic acid (ABA) signaling</w:t>
            </w:r>
          </w:p>
        </w:tc>
        <w:tc>
          <w:tcPr>
            <w:tcW w:w="1900" w:type="dxa"/>
          </w:tcPr>
          <w:p w14:paraId="01FB0CFB" w14:textId="77777777" w:rsidR="00A665D5" w:rsidRPr="00CB784C" w:rsidRDefault="00A665D5" w:rsidP="008A0682">
            <w:r w:rsidRPr="00CB784C">
              <w:t>Zm00001d026018</w:t>
            </w:r>
          </w:p>
        </w:tc>
        <w:tc>
          <w:tcPr>
            <w:tcW w:w="2247" w:type="dxa"/>
          </w:tcPr>
          <w:p w14:paraId="172DA88B" w14:textId="77777777" w:rsidR="00A665D5" w:rsidRPr="00CB784C" w:rsidRDefault="00A665D5" w:rsidP="008A0682">
            <w:r w:rsidRPr="00CB784C">
              <w:t>Jiang et. al, 2013</w:t>
            </w:r>
          </w:p>
        </w:tc>
      </w:tr>
      <w:tr w:rsidR="00A665D5" w:rsidRPr="00CB784C" w14:paraId="6CCC4988" w14:textId="77777777" w:rsidTr="004C3708">
        <w:tc>
          <w:tcPr>
            <w:tcW w:w="2740" w:type="dxa"/>
          </w:tcPr>
          <w:p w14:paraId="2F203995" w14:textId="77777777" w:rsidR="00A665D5" w:rsidRPr="004F512A" w:rsidRDefault="00A665D5" w:rsidP="008A0682">
            <w:r w:rsidRPr="004F512A">
              <w:t>Protein phosphatase homolog70</w:t>
            </w:r>
          </w:p>
        </w:tc>
        <w:tc>
          <w:tcPr>
            <w:tcW w:w="2463" w:type="dxa"/>
          </w:tcPr>
          <w:p w14:paraId="024DE00D" w14:textId="77777777" w:rsidR="00A665D5" w:rsidRPr="00992272" w:rsidRDefault="00A665D5" w:rsidP="008A0682">
            <w:r w:rsidRPr="004F512A">
              <w:t>Negative regulation of stress signal transduction</w:t>
            </w:r>
          </w:p>
        </w:tc>
        <w:tc>
          <w:tcPr>
            <w:tcW w:w="1900" w:type="dxa"/>
          </w:tcPr>
          <w:p w14:paraId="0098FAD0" w14:textId="77777777" w:rsidR="00A665D5" w:rsidRPr="00CB784C" w:rsidRDefault="00A665D5" w:rsidP="008A0682">
            <w:r w:rsidRPr="00CB784C">
              <w:t>Zm00001d000302</w:t>
            </w:r>
          </w:p>
        </w:tc>
        <w:tc>
          <w:tcPr>
            <w:tcW w:w="2247" w:type="dxa"/>
          </w:tcPr>
          <w:p w14:paraId="07DAB7DD" w14:textId="77777777" w:rsidR="00A665D5" w:rsidRPr="00CB784C" w:rsidRDefault="00A665D5" w:rsidP="008A0682">
            <w:r w:rsidRPr="00CB784C">
              <w:t>Liu et. al, 2008</w:t>
            </w:r>
          </w:p>
        </w:tc>
      </w:tr>
      <w:tr w:rsidR="00A665D5" w:rsidRPr="00CB784C" w14:paraId="1A1350D7" w14:textId="77777777" w:rsidTr="004C3708">
        <w:tc>
          <w:tcPr>
            <w:tcW w:w="2740" w:type="dxa"/>
          </w:tcPr>
          <w:p w14:paraId="742DD295" w14:textId="77777777" w:rsidR="00A665D5" w:rsidRPr="004F512A" w:rsidRDefault="00A665D5" w:rsidP="008A0682">
            <w:r w:rsidRPr="004F512A">
              <w:t>Barren stalk2 (DREB2A)</w:t>
            </w:r>
          </w:p>
        </w:tc>
        <w:tc>
          <w:tcPr>
            <w:tcW w:w="2463" w:type="dxa"/>
          </w:tcPr>
          <w:p w14:paraId="1CF48B01" w14:textId="77777777" w:rsidR="00A665D5" w:rsidRPr="00992272" w:rsidRDefault="00A665D5" w:rsidP="008A0682">
            <w:r w:rsidRPr="004F512A">
              <w:t>Stress responsive transcription factor</w:t>
            </w:r>
          </w:p>
        </w:tc>
        <w:tc>
          <w:tcPr>
            <w:tcW w:w="1900" w:type="dxa"/>
          </w:tcPr>
          <w:p w14:paraId="6C8555FD" w14:textId="77777777" w:rsidR="00A665D5" w:rsidRPr="00CB784C" w:rsidRDefault="00A665D5" w:rsidP="008A0682">
            <w:r w:rsidRPr="00CB784C">
              <w:t>Zm00001d003897</w:t>
            </w:r>
          </w:p>
        </w:tc>
        <w:tc>
          <w:tcPr>
            <w:tcW w:w="2247" w:type="dxa"/>
          </w:tcPr>
          <w:p w14:paraId="5240C6B1" w14:textId="77777777" w:rsidR="00A665D5" w:rsidRPr="00CB784C" w:rsidRDefault="00A665D5" w:rsidP="008A0682">
            <w:r w:rsidRPr="00CB784C">
              <w:t>Kimotho et. al, 2019</w:t>
            </w:r>
          </w:p>
        </w:tc>
      </w:tr>
      <w:tr w:rsidR="00A665D5" w:rsidRPr="00CB784C" w14:paraId="0BBD8EDC" w14:textId="77777777" w:rsidTr="004C3708">
        <w:tc>
          <w:tcPr>
            <w:tcW w:w="2740" w:type="dxa"/>
          </w:tcPr>
          <w:p w14:paraId="72110817" w14:textId="77777777" w:rsidR="00A665D5" w:rsidRPr="004F512A" w:rsidRDefault="00A665D5" w:rsidP="008A0682">
            <w:r w:rsidRPr="004F512A">
              <w:t>AP2-EREBP-transcription factor137 (DREB2.7)</w:t>
            </w:r>
          </w:p>
        </w:tc>
        <w:tc>
          <w:tcPr>
            <w:tcW w:w="2463" w:type="dxa"/>
          </w:tcPr>
          <w:p w14:paraId="12705F35" w14:textId="77777777" w:rsidR="00A665D5" w:rsidRPr="00992272" w:rsidRDefault="00A665D5" w:rsidP="008A0682">
            <w:r w:rsidRPr="004F512A">
              <w:t>Stress responsive transcription factor</w:t>
            </w:r>
          </w:p>
        </w:tc>
        <w:tc>
          <w:tcPr>
            <w:tcW w:w="1900" w:type="dxa"/>
          </w:tcPr>
          <w:p w14:paraId="7C0129AD" w14:textId="77777777" w:rsidR="00A665D5" w:rsidRPr="00CB784C" w:rsidRDefault="00A665D5" w:rsidP="008A0682">
            <w:r w:rsidRPr="00CB784C">
              <w:t>Zm00001d031861</w:t>
            </w:r>
          </w:p>
        </w:tc>
        <w:tc>
          <w:tcPr>
            <w:tcW w:w="2247" w:type="dxa"/>
          </w:tcPr>
          <w:p w14:paraId="53A8BF3E" w14:textId="77777777" w:rsidR="00A665D5" w:rsidRPr="00CB784C" w:rsidRDefault="00A665D5" w:rsidP="008A0682">
            <w:r w:rsidRPr="00CB784C">
              <w:t>Liu et. al, 2013</w:t>
            </w:r>
          </w:p>
        </w:tc>
      </w:tr>
      <w:tr w:rsidR="00A665D5" w:rsidRPr="00CB784C" w14:paraId="54D52D0B" w14:textId="77777777" w:rsidTr="004C3708">
        <w:tc>
          <w:tcPr>
            <w:tcW w:w="2740" w:type="dxa"/>
          </w:tcPr>
          <w:p w14:paraId="021E3F87" w14:textId="77777777" w:rsidR="00A665D5" w:rsidRPr="004F512A" w:rsidRDefault="00A665D5" w:rsidP="008A0682">
            <w:r w:rsidRPr="004F512A">
              <w:lastRenderedPageBreak/>
              <w:t>1-aminocyclopropane-1-carboxylate synthase6</w:t>
            </w:r>
          </w:p>
        </w:tc>
        <w:tc>
          <w:tcPr>
            <w:tcW w:w="2463" w:type="dxa"/>
          </w:tcPr>
          <w:p w14:paraId="5D77DAF5" w14:textId="77777777" w:rsidR="00A665D5" w:rsidRPr="00992272" w:rsidRDefault="00A665D5" w:rsidP="008A0682">
            <w:r w:rsidRPr="004F512A">
              <w:t>Ethylene biosynthesis</w:t>
            </w:r>
          </w:p>
        </w:tc>
        <w:tc>
          <w:tcPr>
            <w:tcW w:w="1900" w:type="dxa"/>
          </w:tcPr>
          <w:p w14:paraId="5A17DCB2" w14:textId="77777777" w:rsidR="00A665D5" w:rsidRPr="00CB784C" w:rsidRDefault="00A665D5" w:rsidP="008A0682">
            <w:r w:rsidRPr="00CB784C">
              <w:t>Zm00001d033862</w:t>
            </w:r>
          </w:p>
        </w:tc>
        <w:tc>
          <w:tcPr>
            <w:tcW w:w="2247" w:type="dxa"/>
          </w:tcPr>
          <w:p w14:paraId="607A7486" w14:textId="77777777" w:rsidR="00A665D5" w:rsidRPr="00CB784C" w:rsidRDefault="00A665D5" w:rsidP="008A0682">
            <w:r w:rsidRPr="00CB784C">
              <w:t>Young et. al, 2004</w:t>
            </w:r>
          </w:p>
        </w:tc>
      </w:tr>
      <w:tr w:rsidR="00A665D5" w:rsidRPr="00CB784C" w14:paraId="59064B03" w14:textId="77777777" w:rsidTr="004C3708">
        <w:tc>
          <w:tcPr>
            <w:tcW w:w="2740" w:type="dxa"/>
          </w:tcPr>
          <w:p w14:paraId="112DDC36" w14:textId="77777777" w:rsidR="00A665D5" w:rsidRPr="004F512A" w:rsidRDefault="00A665D5" w:rsidP="008A0682">
            <w:r w:rsidRPr="004F512A">
              <w:t>bHLH-transcription factor 124</w:t>
            </w:r>
          </w:p>
        </w:tc>
        <w:tc>
          <w:tcPr>
            <w:tcW w:w="2463" w:type="dxa"/>
          </w:tcPr>
          <w:p w14:paraId="2765B599" w14:textId="77777777" w:rsidR="00A665D5" w:rsidRPr="00CB784C" w:rsidRDefault="00A665D5" w:rsidP="008A0682">
            <w:r w:rsidRPr="00992272">
              <w:t>Transcription factor upregulates drought response genes</w:t>
            </w:r>
          </w:p>
        </w:tc>
        <w:tc>
          <w:tcPr>
            <w:tcW w:w="1900" w:type="dxa"/>
          </w:tcPr>
          <w:p w14:paraId="03F467FB" w14:textId="77777777" w:rsidR="00A665D5" w:rsidRPr="00CB784C" w:rsidRDefault="00A665D5" w:rsidP="008A0682">
            <w:r w:rsidRPr="00CB784C">
              <w:t>Zm00001d037749</w:t>
            </w:r>
          </w:p>
        </w:tc>
        <w:tc>
          <w:tcPr>
            <w:tcW w:w="2247" w:type="dxa"/>
          </w:tcPr>
          <w:p w14:paraId="5245C0E7" w14:textId="77777777" w:rsidR="00A665D5" w:rsidRPr="00CB784C" w:rsidRDefault="00A665D5" w:rsidP="008A0682">
            <w:r w:rsidRPr="00CB784C">
              <w:t>Wei et. al, 2021</w:t>
            </w:r>
          </w:p>
        </w:tc>
      </w:tr>
      <w:tr w:rsidR="00A665D5" w:rsidRPr="00CB784C" w14:paraId="2F98166F" w14:textId="77777777" w:rsidTr="004C3708">
        <w:tc>
          <w:tcPr>
            <w:tcW w:w="2740" w:type="dxa"/>
          </w:tcPr>
          <w:p w14:paraId="61789DE9" w14:textId="77777777" w:rsidR="00A665D5" w:rsidRPr="004F512A" w:rsidRDefault="00A665D5" w:rsidP="008A0682">
            <w:r w:rsidRPr="004F512A">
              <w:t>Malic enzyme7</w:t>
            </w:r>
          </w:p>
        </w:tc>
        <w:tc>
          <w:tcPr>
            <w:tcW w:w="2463" w:type="dxa"/>
          </w:tcPr>
          <w:p w14:paraId="6B4EDC18" w14:textId="77777777" w:rsidR="00A665D5" w:rsidRPr="00992272" w:rsidRDefault="00A665D5" w:rsidP="008A0682">
            <w:r w:rsidRPr="004F512A">
              <w:t>Decreases stomatal conductance</w:t>
            </w:r>
          </w:p>
        </w:tc>
        <w:tc>
          <w:tcPr>
            <w:tcW w:w="1900" w:type="dxa"/>
          </w:tcPr>
          <w:p w14:paraId="4B5E6680" w14:textId="77777777" w:rsidR="00A665D5" w:rsidRPr="00CB784C" w:rsidRDefault="00A665D5" w:rsidP="008A0682">
            <w:r w:rsidRPr="00CB784C">
              <w:t>Zm00001d037961</w:t>
            </w:r>
          </w:p>
        </w:tc>
        <w:tc>
          <w:tcPr>
            <w:tcW w:w="2247" w:type="dxa"/>
          </w:tcPr>
          <w:p w14:paraId="7F8F17FC" w14:textId="77777777" w:rsidR="00A665D5" w:rsidRPr="00CB784C" w:rsidRDefault="00A665D5" w:rsidP="008A0682">
            <w:r w:rsidRPr="00CB784C">
              <w:t>Laporte et. al, 2002</w:t>
            </w:r>
          </w:p>
        </w:tc>
      </w:tr>
      <w:tr w:rsidR="00A665D5" w:rsidRPr="00CB784C" w14:paraId="427B3DEC" w14:textId="77777777" w:rsidTr="004C3708">
        <w:tc>
          <w:tcPr>
            <w:tcW w:w="2740" w:type="dxa"/>
          </w:tcPr>
          <w:p w14:paraId="78A16BC6" w14:textId="77777777" w:rsidR="00A665D5" w:rsidRPr="004F512A" w:rsidRDefault="00A665D5" w:rsidP="008A0682">
            <w:r w:rsidRPr="004F512A">
              <w:t>NF-YB homolog</w:t>
            </w:r>
          </w:p>
        </w:tc>
        <w:tc>
          <w:tcPr>
            <w:tcW w:w="2463" w:type="dxa"/>
          </w:tcPr>
          <w:p w14:paraId="63B087C2" w14:textId="77777777" w:rsidR="00A665D5" w:rsidRPr="00992272" w:rsidRDefault="00A665D5" w:rsidP="008A0682">
            <w:r w:rsidRPr="004F512A">
              <w:t>Transcription factor</w:t>
            </w:r>
          </w:p>
        </w:tc>
        <w:tc>
          <w:tcPr>
            <w:tcW w:w="1900" w:type="dxa"/>
          </w:tcPr>
          <w:p w14:paraId="06550EFF" w14:textId="77777777" w:rsidR="00A665D5" w:rsidRPr="00CB784C" w:rsidRDefault="00A665D5" w:rsidP="008A0682">
            <w:r w:rsidRPr="00CB784C">
              <w:t>Zm00001d038396</w:t>
            </w:r>
          </w:p>
        </w:tc>
        <w:tc>
          <w:tcPr>
            <w:tcW w:w="2247" w:type="dxa"/>
          </w:tcPr>
          <w:p w14:paraId="082D073C" w14:textId="77777777" w:rsidR="00A665D5" w:rsidRPr="00CB784C" w:rsidRDefault="00A665D5" w:rsidP="008A0682">
            <w:r w:rsidRPr="00CB784C">
              <w:t>Nelson et. al, 2007</w:t>
            </w:r>
          </w:p>
        </w:tc>
      </w:tr>
      <w:tr w:rsidR="00A665D5" w:rsidRPr="00CB784C" w14:paraId="6013E9C0" w14:textId="77777777" w:rsidTr="004C3708">
        <w:tc>
          <w:tcPr>
            <w:tcW w:w="2740" w:type="dxa"/>
          </w:tcPr>
          <w:p w14:paraId="0D035843" w14:textId="77777777" w:rsidR="00A665D5" w:rsidRPr="004F512A" w:rsidRDefault="00A665D5" w:rsidP="008A0682">
            <w:r w:rsidRPr="004F512A">
              <w:t>Outer cell layer5</w:t>
            </w:r>
          </w:p>
        </w:tc>
        <w:tc>
          <w:tcPr>
            <w:tcW w:w="2463" w:type="dxa"/>
          </w:tcPr>
          <w:p w14:paraId="545DA76E" w14:textId="77777777" w:rsidR="00A665D5" w:rsidRPr="00992272" w:rsidRDefault="00A665D5" w:rsidP="008A0682">
            <w:r w:rsidRPr="004F512A">
              <w:t>Abaxial leaf rolling</w:t>
            </w:r>
          </w:p>
        </w:tc>
        <w:tc>
          <w:tcPr>
            <w:tcW w:w="1900" w:type="dxa"/>
          </w:tcPr>
          <w:p w14:paraId="27ECFD6E" w14:textId="77777777" w:rsidR="00A665D5" w:rsidRPr="00CB784C" w:rsidRDefault="00A665D5" w:rsidP="008A0682">
            <w:r w:rsidRPr="00CB784C">
              <w:t>Zm00001d049443</w:t>
            </w:r>
          </w:p>
        </w:tc>
        <w:tc>
          <w:tcPr>
            <w:tcW w:w="2247" w:type="dxa"/>
          </w:tcPr>
          <w:p w14:paraId="49C32FF7" w14:textId="77777777" w:rsidR="00A665D5" w:rsidRPr="00CB784C" w:rsidRDefault="00A665D5" w:rsidP="008A0682">
            <w:r w:rsidRPr="00CB784C">
              <w:t>Gao et. al, 2019</w:t>
            </w:r>
          </w:p>
        </w:tc>
      </w:tr>
      <w:tr w:rsidR="00A665D5" w:rsidRPr="00CB784C" w14:paraId="29EBEF77" w14:textId="77777777" w:rsidTr="004C3708">
        <w:trPr>
          <w:trHeight w:val="431"/>
        </w:trPr>
        <w:tc>
          <w:tcPr>
            <w:tcW w:w="2740" w:type="dxa"/>
          </w:tcPr>
          <w:p w14:paraId="76FB4E7A" w14:textId="77777777" w:rsidR="00A665D5" w:rsidRPr="004F512A" w:rsidRDefault="00A665D5" w:rsidP="008A0682">
            <w:r w:rsidRPr="004F512A">
              <w:t>Aldehyde dehydrogenase22</w:t>
            </w:r>
          </w:p>
        </w:tc>
        <w:tc>
          <w:tcPr>
            <w:tcW w:w="2463" w:type="dxa"/>
          </w:tcPr>
          <w:p w14:paraId="21FE9575" w14:textId="77777777" w:rsidR="00A665D5" w:rsidRPr="00992272" w:rsidRDefault="00A665D5" w:rsidP="008A0682">
            <w:r w:rsidRPr="004F512A">
              <w:t>Aldehyde detoxification</w:t>
            </w:r>
          </w:p>
        </w:tc>
        <w:tc>
          <w:tcPr>
            <w:tcW w:w="1900" w:type="dxa"/>
          </w:tcPr>
          <w:p w14:paraId="3EB87C26" w14:textId="77777777" w:rsidR="00A665D5" w:rsidRPr="00CB784C" w:rsidRDefault="00A665D5" w:rsidP="008A0682">
            <w:r w:rsidRPr="00CB784C">
              <w:t>Zm00001d022554</w:t>
            </w:r>
          </w:p>
        </w:tc>
        <w:tc>
          <w:tcPr>
            <w:tcW w:w="2247" w:type="dxa"/>
          </w:tcPr>
          <w:p w14:paraId="467FA50E" w14:textId="77777777" w:rsidR="00A665D5" w:rsidRPr="00CB784C" w:rsidRDefault="00A665D5" w:rsidP="008A0682">
            <w:pPr>
              <w:keepNext/>
            </w:pPr>
            <w:r w:rsidRPr="00CB784C">
              <w:t>Huang et. al, 2008</w:t>
            </w:r>
          </w:p>
        </w:tc>
      </w:tr>
    </w:tbl>
    <w:p w14:paraId="2A0C2E4C" w14:textId="7E9DB8B7" w:rsidR="00C5320D" w:rsidRPr="004F512A" w:rsidRDefault="00744C92" w:rsidP="008A0682">
      <w:pPr>
        <w:pStyle w:val="Caption"/>
        <w:jc w:val="center"/>
      </w:pPr>
      <w:bookmarkStart w:id="329" w:name="_Toc100166007"/>
      <w:bookmarkStart w:id="330" w:name="_Toc100319506"/>
      <w:bookmarkStart w:id="331" w:name="_Toc100320746"/>
      <w:bookmarkStart w:id="332" w:name="_Toc100320950"/>
      <w:r>
        <w:t xml:space="preserve">Table </w:t>
      </w:r>
      <w:r>
        <w:fldChar w:fldCharType="begin"/>
      </w:r>
      <w:r>
        <w:instrText xml:space="preserve"> SEQ Table \* ARABIC </w:instrText>
      </w:r>
      <w:r>
        <w:fldChar w:fldCharType="separate"/>
      </w:r>
      <w:r w:rsidR="0022790E">
        <w:rPr>
          <w:noProof/>
        </w:rPr>
        <w:t>2</w:t>
      </w:r>
      <w:r>
        <w:fldChar w:fldCharType="end"/>
      </w:r>
      <w:r>
        <w:t xml:space="preserve">: </w:t>
      </w:r>
      <w:ins w:id="333" w:author="Lin, Yan Cheng" w:date="2022-04-07T16:32:00Z">
        <w:r w:rsidR="00E75A4A">
          <w:t>List of</w:t>
        </w:r>
      </w:ins>
      <w:ins w:id="334" w:author="Lin, Yan Cheng" w:date="2022-04-07T16:33:00Z">
        <w:r w:rsidR="00E75A4A">
          <w:t xml:space="preserve"> t</w:t>
        </w:r>
      </w:ins>
      <w:del w:id="335" w:author="Lin, Yan Cheng" w:date="2022-04-07T16:33:00Z">
        <w:r w:rsidDel="00E75A4A">
          <w:delText>T</w:delText>
        </w:r>
      </w:del>
      <w:r>
        <w:t>arget genes</w:t>
      </w:r>
      <w:bookmarkEnd w:id="329"/>
      <w:ins w:id="336" w:author="Lin, Yan Cheng" w:date="2022-04-07T16:33:00Z">
        <w:r w:rsidR="00E75A4A">
          <w:t xml:space="preserve"> for annotation</w:t>
        </w:r>
      </w:ins>
      <w:bookmarkEnd w:id="330"/>
      <w:bookmarkEnd w:id="331"/>
      <w:bookmarkEnd w:id="332"/>
    </w:p>
    <w:p w14:paraId="0DD67085" w14:textId="74129278" w:rsidR="008D5AC7" w:rsidRDefault="008D5AC7" w:rsidP="008A0682">
      <w:pPr>
        <w:pStyle w:val="KapitelII"/>
        <w:spacing w:line="240" w:lineRule="auto"/>
        <w:rPr>
          <w:ins w:id="337" w:author="Lin, Yan Cheng" w:date="2022-04-07T17:15:00Z"/>
        </w:rPr>
      </w:pPr>
      <w:bookmarkStart w:id="338" w:name="_Toc100157274"/>
      <w:bookmarkStart w:id="339" w:name="_Toc100165674"/>
      <w:bookmarkStart w:id="340" w:name="_Toc100165727"/>
      <w:bookmarkStart w:id="341" w:name="_Toc100165863"/>
      <w:bookmarkStart w:id="342" w:name="_Toc100165918"/>
      <w:bookmarkStart w:id="343" w:name="_Toc100166130"/>
      <w:bookmarkStart w:id="344" w:name="_Toc98856544"/>
      <w:bookmarkStart w:id="345" w:name="_Toc100320921"/>
      <w:bookmarkEnd w:id="338"/>
      <w:bookmarkEnd w:id="339"/>
      <w:bookmarkEnd w:id="340"/>
      <w:bookmarkEnd w:id="341"/>
      <w:bookmarkEnd w:id="342"/>
      <w:bookmarkEnd w:id="343"/>
      <w:r w:rsidRPr="00CB784C">
        <w:t xml:space="preserve">Workflow </w:t>
      </w:r>
      <w:r w:rsidR="00712548" w:rsidRPr="00CB784C">
        <w:t>d</w:t>
      </w:r>
      <w:r w:rsidR="00A47705">
        <w:t>escription</w:t>
      </w:r>
      <w:r w:rsidRPr="00CB784C">
        <w:t>:</w:t>
      </w:r>
      <w:bookmarkEnd w:id="344"/>
      <w:bookmarkEnd w:id="345"/>
    </w:p>
    <w:p w14:paraId="65B24689" w14:textId="00BF5A1D" w:rsidR="00A47705" w:rsidRDefault="00A47705" w:rsidP="008A0682">
      <w:r>
        <w:t xml:space="preserve">The workflow </w:t>
      </w:r>
      <w:r w:rsidR="00E217E3">
        <w:t xml:space="preserve">produces an annotation from </w:t>
      </w:r>
      <w:r>
        <w:t>input assembled genome and target gene transcript cDNA</w:t>
      </w:r>
      <w:r w:rsidR="00E217E3">
        <w:t xml:space="preserve"> FASTAs</w:t>
      </w:r>
      <w:r>
        <w:t xml:space="preserve">. Exon and CDS nucleotide FASTAs are extracted from the </w:t>
      </w:r>
      <w:r w:rsidR="00E217E3">
        <w:t xml:space="preserve">from the parent genome using the annotation files. </w:t>
      </w:r>
      <w:r>
        <w:t>CDS FASTAs are translated to protein sequences</w:t>
      </w:r>
      <w:r w:rsidR="00E217E3">
        <w:t xml:space="preserve">. </w:t>
      </w:r>
      <w:r w:rsidR="007B4619">
        <w:t>Exon, CDS, and protein FASTAs are analyzed using BLAST</w:t>
      </w:r>
      <w:r w:rsidR="00E217E3">
        <w:t xml:space="preserve"> with the reference sequences</w:t>
      </w:r>
      <w:r w:rsidR="007B4619">
        <w:t xml:space="preserve">. Protein sequences are then </w:t>
      </w:r>
      <w:r w:rsidR="00E217E3">
        <w:t>input</w:t>
      </w:r>
      <w:r w:rsidR="007B4619">
        <w:t xml:space="preserve"> for multiple sequence alignment and visualized in the terminal. BLAST results and multiple sequence alignments are then manually inspected to characterize potential successes or failures. The workflow is diagrammed in figure 2.</w:t>
      </w:r>
    </w:p>
    <w:p w14:paraId="24A0D9FC" w14:textId="77777777" w:rsidR="007B4619" w:rsidRDefault="007B4619" w:rsidP="008A0682"/>
    <w:p w14:paraId="36B26221" w14:textId="35B21F61" w:rsidR="00FC4E3D" w:rsidRPr="003D4EC5" w:rsidRDefault="007B4619" w:rsidP="008A0682">
      <w:pPr>
        <w:pPrChange w:id="346" w:author="Lin, Yan Cheng" w:date="2022-04-07T17:15:00Z">
          <w:pPr>
            <w:pStyle w:val="KapitelII"/>
          </w:pPr>
        </w:pPrChange>
      </w:pPr>
      <w:r>
        <w:t>Additionally, a</w:t>
      </w:r>
      <w:ins w:id="347" w:author="Lin, Yan Cheng" w:date="2022-04-07T17:15:00Z">
        <w:r w:rsidR="00FC4E3D">
          <w:t xml:space="preserve"> </w:t>
        </w:r>
        <w:r w:rsidR="009373F1">
          <w:t>pi</w:t>
        </w:r>
      </w:ins>
      <w:ins w:id="348" w:author="Lin, Yan Cheng" w:date="2022-04-07T17:16:00Z">
        <w:r w:rsidR="009373F1">
          <w:t xml:space="preserve">peline (Supplementary 1) was constructed to </w:t>
        </w:r>
      </w:ins>
      <w:r>
        <w:t>perform the workflow automatically when given</w:t>
      </w:r>
      <w:r w:rsidR="004753EB">
        <w:t xml:space="preserve"> one assembly genome FASTA and a given gene model’s cDNA transcript and protein FASTAs. </w:t>
      </w:r>
    </w:p>
    <w:p w14:paraId="10AC6837" w14:textId="283AF45C" w:rsidR="00744C92" w:rsidRDefault="007B4619" w:rsidP="008A0682">
      <w:pPr>
        <w:keepNext/>
        <w:jc w:val="center"/>
      </w:pPr>
      <w:r>
        <w:rPr>
          <w:noProof/>
        </w:rPr>
        <w:lastRenderedPageBreak/>
        <w:drawing>
          <wp:inline distT="0" distB="0" distL="0" distR="0" wp14:anchorId="190C8F1A" wp14:editId="7D4AD2EB">
            <wp:extent cx="6539948" cy="8463462"/>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7">
                      <a:extLst>
                        <a:ext uri="{28A0092B-C50C-407E-A947-70E740481C1C}">
                          <a14:useLocalDpi xmlns:a14="http://schemas.microsoft.com/office/drawing/2010/main" val="0"/>
                        </a:ext>
                      </a:extLst>
                    </a:blip>
                    <a:stretch>
                      <a:fillRect/>
                    </a:stretch>
                  </pic:blipFill>
                  <pic:spPr>
                    <a:xfrm>
                      <a:off x="0" y="0"/>
                      <a:ext cx="6551745" cy="8478729"/>
                    </a:xfrm>
                    <a:prstGeom prst="rect">
                      <a:avLst/>
                    </a:prstGeom>
                  </pic:spPr>
                </pic:pic>
              </a:graphicData>
            </a:graphic>
          </wp:inline>
        </w:drawing>
      </w:r>
      <w:commentRangeStart w:id="349"/>
      <w:commentRangeEnd w:id="349"/>
      <w:r w:rsidR="00410C4A">
        <w:rPr>
          <w:rStyle w:val="CommentReference"/>
        </w:rPr>
        <w:commentReference w:id="349"/>
      </w:r>
    </w:p>
    <w:p w14:paraId="0C7264FD" w14:textId="7A79553F" w:rsidR="008D5AC7" w:rsidRPr="004F512A" w:rsidRDefault="00744C92" w:rsidP="008A0682">
      <w:pPr>
        <w:pStyle w:val="Caption"/>
        <w:jc w:val="center"/>
      </w:pPr>
      <w:bookmarkStart w:id="350" w:name="_Toc100165810"/>
      <w:bookmarkStart w:id="351" w:name="_Toc100319499"/>
      <w:r>
        <w:t xml:space="preserve">Figure </w:t>
      </w:r>
      <w:r>
        <w:fldChar w:fldCharType="begin"/>
      </w:r>
      <w:r>
        <w:instrText xml:space="preserve"> SEQ Figure \* ARABIC </w:instrText>
      </w:r>
      <w:r>
        <w:fldChar w:fldCharType="separate"/>
      </w:r>
      <w:r w:rsidR="002F2488">
        <w:rPr>
          <w:noProof/>
        </w:rPr>
        <w:t>2</w:t>
      </w:r>
      <w:r>
        <w:fldChar w:fldCharType="end"/>
      </w:r>
      <w:r>
        <w:t>: Workflow diagram</w:t>
      </w:r>
      <w:bookmarkEnd w:id="350"/>
      <w:bookmarkEnd w:id="351"/>
    </w:p>
    <w:p w14:paraId="582E9514" w14:textId="0CDFD733" w:rsidR="008D5AC7" w:rsidRPr="00992272" w:rsidRDefault="002C6F69" w:rsidP="008A0682">
      <w:pPr>
        <w:pStyle w:val="KapitelII"/>
        <w:spacing w:line="240" w:lineRule="auto"/>
      </w:pPr>
      <w:bookmarkStart w:id="352" w:name="_Toc98856545"/>
      <w:bookmarkStart w:id="353" w:name="_Toc100320922"/>
      <w:r>
        <w:lastRenderedPageBreak/>
        <w:t>Gene annotation</w:t>
      </w:r>
      <w:r w:rsidR="008D5AC7" w:rsidRPr="004F512A">
        <w:t>:</w:t>
      </w:r>
      <w:bookmarkEnd w:id="352"/>
      <w:bookmarkEnd w:id="353"/>
    </w:p>
    <w:p w14:paraId="3E19309A" w14:textId="3C8EB6F5" w:rsidR="008D5AC7" w:rsidRDefault="00685FFE" w:rsidP="008A0682">
      <w:r w:rsidRPr="00CB784C">
        <w:t>The</w:t>
      </w:r>
      <w:r w:rsidR="00992DCA" w:rsidRPr="00CB784C">
        <w:t xml:space="preserve"> reference cDNA sequence of the target genes from B73 RefGen_V4</w:t>
      </w:r>
      <w:ins w:id="354" w:author="Lin, Yan Cheng" w:date="2022-04-07T16:34:00Z">
        <w:r w:rsidR="00410C4A">
          <w:t xml:space="preserve"> version</w:t>
        </w:r>
      </w:ins>
      <w:r w:rsidR="00992DCA" w:rsidRPr="00CB784C">
        <w:t xml:space="preserve"> Zm00001d.2 served as the basis of the seque</w:t>
      </w:r>
      <w:r w:rsidR="00DA6322" w:rsidRPr="00CB784C">
        <w:t xml:space="preserve">nce similarity search while annotating </w:t>
      </w:r>
      <w:r w:rsidR="004E6EA5" w:rsidRPr="00CB784C">
        <w:t>on</w:t>
      </w:r>
      <w:r w:rsidR="00DA6322" w:rsidRPr="00CB784C">
        <w:t xml:space="preserve"> the </w:t>
      </w:r>
      <w:r w:rsidR="009323DA">
        <w:t>8</w:t>
      </w:r>
      <w:r w:rsidR="00DA6322" w:rsidRPr="00CB784C">
        <w:t xml:space="preserve"> founder genome</w:t>
      </w:r>
      <w:r w:rsidR="004E6EA5" w:rsidRPr="00CB784C">
        <w:t xml:space="preserve"> scaffolds</w:t>
      </w:r>
      <w:r w:rsidR="00DA6322" w:rsidRPr="00CB784C">
        <w:t>.</w:t>
      </w:r>
      <w:r w:rsidR="00E02B9D">
        <w:t xml:space="preserve"> </w:t>
      </w:r>
      <w:r w:rsidR="008D5AC7" w:rsidRPr="00CB784C">
        <w:t xml:space="preserve">Annotations were output </w:t>
      </w:r>
      <w:r w:rsidR="0091077C" w:rsidRPr="00CB784C">
        <w:t xml:space="preserve">as </w:t>
      </w:r>
      <w:r w:rsidR="008D5AC7" w:rsidRPr="00CB784C">
        <w:t xml:space="preserve">GFF3 files. The command parameters were set to align using only the forward complementary DNA strand, only include open reading frames that start with a start codon, only include open reading frames that end with </w:t>
      </w:r>
      <w:r w:rsidR="00EE7699" w:rsidRPr="00CB784C">
        <w:t xml:space="preserve">a </w:t>
      </w:r>
      <w:r w:rsidR="008D5AC7" w:rsidRPr="00CB784C">
        <w:t xml:space="preserve">stop codon, and only use exact matches in the similarity filter to designate similarity regions. The analysis was also specified using a biological model of donor and acceptor sites particular to </w:t>
      </w:r>
      <w:r w:rsidR="008D5AC7" w:rsidRPr="00CB784C">
        <w:rPr>
          <w:i/>
          <w:iCs/>
        </w:rPr>
        <w:t>Zea mays</w:t>
      </w:r>
      <w:r w:rsidR="008D5AC7" w:rsidRPr="00CB784C">
        <w:t>.</w:t>
      </w:r>
    </w:p>
    <w:p w14:paraId="0AC46716" w14:textId="77777777" w:rsidR="005A3D98" w:rsidRDefault="005A3D98" w:rsidP="008A0682"/>
    <w:p w14:paraId="0192FCB3" w14:textId="5059E129" w:rsidR="00E02B9D" w:rsidRPr="00CB784C" w:rsidRDefault="00E02B9D" w:rsidP="008A0682">
      <w:r>
        <w:t>Gene annotation was performed using GenomeThreader which</w:t>
      </w:r>
      <w:r w:rsidRPr="00992272">
        <w:t xml:space="preserve"> uses a similarity-based approach to predict </w:t>
      </w:r>
      <w:r w:rsidRPr="00CB784C">
        <w:t>gene structure using cDNA sequences via spliced alignments.</w:t>
      </w:r>
      <w:r w:rsidRPr="00E02B9D">
        <w:t xml:space="preserve"> </w:t>
      </w:r>
      <w:r w:rsidRPr="00992272">
        <w:t>(Gremme et. al, 2005.)</w:t>
      </w:r>
    </w:p>
    <w:p w14:paraId="0B858870" w14:textId="77777777" w:rsidR="002C6F69" w:rsidRPr="00CB784C" w:rsidRDefault="002C6F69" w:rsidP="008A0682"/>
    <w:p w14:paraId="676A58D6" w14:textId="7F434E16" w:rsidR="008D5AC7" w:rsidRPr="002C6F69" w:rsidRDefault="00E02B9D" w:rsidP="008A0682">
      <w:r>
        <w:t>Augustus</w:t>
      </w:r>
      <w:r w:rsidR="00D22E5A">
        <w:t>,</w:t>
      </w:r>
      <w:r>
        <w:t xml:space="preserve"> </w:t>
      </w:r>
      <w:r w:rsidR="00D22E5A">
        <w:t xml:space="preserve">a gene prediction software that uses </w:t>
      </w:r>
      <w:r w:rsidR="00D22E5A">
        <w:rPr>
          <w:i/>
          <w:iCs/>
        </w:rPr>
        <w:t xml:space="preserve">ab initio </w:t>
      </w:r>
      <w:r w:rsidR="00D22E5A">
        <w:t xml:space="preserve">prediction methods and can incorporate extrinsic evidence such as protein or transcript sequence hints (Stanke et al. 2005.), </w:t>
      </w:r>
      <w:r>
        <w:t>was used to compare annotation results from GenomeThreader</w:t>
      </w:r>
      <w:r w:rsidR="00D22E5A">
        <w:t>.</w:t>
      </w:r>
      <w:r>
        <w:t xml:space="preserve"> </w:t>
      </w:r>
      <w:r w:rsidR="00D22E5A">
        <w:t>Gene models that were successfully annotated</w:t>
      </w:r>
      <w:ins w:id="355" w:author="Lin, Yan Cheng" w:date="2022-04-07T16:45:00Z">
        <w:r w:rsidR="00C90D37">
          <w:t xml:space="preserve"> for all parents</w:t>
        </w:r>
      </w:ins>
      <w:ins w:id="356" w:author="Lin, Yan Cheng" w:date="2022-04-07T16:35:00Z">
        <w:r w:rsidR="00410C4A">
          <w:t xml:space="preserve"> </w:t>
        </w:r>
      </w:ins>
      <w:del w:id="357" w:author="Lin, Yan Cheng" w:date="2022-04-07T16:36:00Z">
        <w:r w:rsidR="00D22E5A" w:rsidDel="00410C4A">
          <w:delText xml:space="preserve"> </w:delText>
        </w:r>
      </w:del>
      <w:r w:rsidR="00D22E5A">
        <w:t>using GenomeThreader</w:t>
      </w:r>
      <w:ins w:id="358" w:author="Lin, Yan Cheng" w:date="2022-04-07T16:36:00Z">
        <w:r w:rsidR="00410C4A">
          <w:t xml:space="preserve"> </w:t>
        </w:r>
      </w:ins>
      <w:del w:id="359" w:author="Lin, Yan Cheng" w:date="2022-04-07T16:45:00Z">
        <w:r w:rsidR="00D22E5A" w:rsidDel="00C90D37">
          <w:delText xml:space="preserve"> </w:delText>
        </w:r>
      </w:del>
      <w:r w:rsidR="00D22E5A">
        <w:t>were selected for comparison using Augustus.</w:t>
      </w:r>
      <w:ins w:id="360" w:author="Lin, Yan Cheng" w:date="2022-04-07T16:47:00Z">
        <w:r w:rsidR="00C90D37">
          <w:t xml:space="preserve"> For gene prediction in Augustus,</w:t>
        </w:r>
      </w:ins>
      <w:ins w:id="361" w:author="Lin, Yan Cheng" w:date="2022-04-07T16:44:00Z">
        <w:r w:rsidR="00C90D37">
          <w:t xml:space="preserve"> </w:t>
        </w:r>
      </w:ins>
      <w:ins w:id="362" w:author="Lin, Yan Cheng" w:date="2022-04-07T16:46:00Z">
        <w:r w:rsidR="00C90D37">
          <w:t xml:space="preserve">cDNA sequences </w:t>
        </w:r>
      </w:ins>
      <w:ins w:id="363" w:author="Lin, Yan Cheng" w:date="2022-04-07T16:48:00Z">
        <w:r w:rsidR="00C90D37">
          <w:t xml:space="preserve">of </w:t>
        </w:r>
      </w:ins>
      <w:ins w:id="364" w:author="Lin, Yan Cheng" w:date="2022-04-07T16:51:00Z">
        <w:r w:rsidR="00C90D37">
          <w:t xml:space="preserve">the same gene from </w:t>
        </w:r>
      </w:ins>
      <w:ins w:id="365" w:author="Lin, Yan Cheng" w:date="2022-04-07T16:48:00Z">
        <w:r w:rsidR="00C90D37" w:rsidRPr="00CB784C">
          <w:t>RefGen_V</w:t>
        </w:r>
        <w:r w:rsidR="00C90D37">
          <w:t>5 and</w:t>
        </w:r>
      </w:ins>
      <w:ins w:id="366" w:author="Lin, Yan Cheng" w:date="2022-04-07T16:47:00Z">
        <w:r w:rsidR="00C90D37">
          <w:t xml:space="preserve"> another 6 </w:t>
        </w:r>
      </w:ins>
      <w:ins w:id="367" w:author="Lin, Yan Cheng" w:date="2022-04-07T16:50:00Z">
        <w:r w:rsidR="00C90D37" w:rsidRPr="00C90D37">
          <w:t>non</w:t>
        </w:r>
      </w:ins>
      <w:ins w:id="368" w:author="Lin, Yan Cheng" w:date="2022-04-07T16:52:00Z">
        <w:r w:rsidR="00816FA9">
          <w:t>-</w:t>
        </w:r>
      </w:ins>
      <w:ins w:id="369" w:author="Lin, Yan Cheng" w:date="2022-04-07T16:50:00Z">
        <w:r w:rsidR="00C90D37" w:rsidRPr="00C90D37">
          <w:t>stiff stalk</w:t>
        </w:r>
        <w:r w:rsidR="00C90D37">
          <w:t xml:space="preserve"> </w:t>
        </w:r>
      </w:ins>
      <w:ins w:id="370" w:author="Lin, Yan Cheng" w:date="2022-04-07T16:48:00Z">
        <w:r w:rsidR="00C90D37">
          <w:t>maize</w:t>
        </w:r>
      </w:ins>
      <w:ins w:id="371" w:author="Lin, Yan Cheng" w:date="2022-04-07T16:50:00Z">
        <w:r w:rsidR="00C90D37">
          <w:t xml:space="preserve"> genome</w:t>
        </w:r>
      </w:ins>
      <w:r w:rsidR="008F2383">
        <w:t>s</w:t>
      </w:r>
      <w:ins w:id="372" w:author="Lin, Yan Cheng" w:date="2022-04-07T16:53:00Z">
        <w:r w:rsidR="00A7432B">
          <w:t xml:space="preserve"> </w:t>
        </w:r>
      </w:ins>
      <w:r w:rsidR="008F2383">
        <w:t>(</w:t>
      </w:r>
      <w:ins w:id="373" w:author="Lin, Yan Cheng" w:date="2022-04-07T16:53:00Z">
        <w:r w:rsidR="00A7432B">
          <w:t>B97, Ky21, M162W, Ms71, Oh7B and Oh43</w:t>
        </w:r>
      </w:ins>
      <w:r w:rsidR="008F2383">
        <w:t>)</w:t>
      </w:r>
      <w:ins w:id="374" w:author="Lin, Yan Cheng" w:date="2022-04-07T16:50:00Z">
        <w:r w:rsidR="00C90D37">
          <w:t xml:space="preserve"> were </w:t>
        </w:r>
      </w:ins>
      <w:ins w:id="375" w:author="Lin, Yan Cheng" w:date="2022-04-07T16:51:00Z">
        <w:r w:rsidR="00C90D37">
          <w:t>collected from</w:t>
        </w:r>
      </w:ins>
      <w:r w:rsidR="005A3D98">
        <w:t xml:space="preserve"> a</w:t>
      </w:r>
      <w:ins w:id="376" w:author="Lin, Yan Cheng" w:date="2022-04-07T16:51:00Z">
        <w:r w:rsidR="00C90D37">
          <w:t xml:space="preserve"> pan-genome database (Hufford et al. 2021.) and</w:t>
        </w:r>
      </w:ins>
      <w:ins w:id="377" w:author="Lin, Yan Cheng" w:date="2022-04-07T16:50:00Z">
        <w:r w:rsidR="00C90D37">
          <w:t xml:space="preserve"> </w:t>
        </w:r>
      </w:ins>
      <w:ins w:id="378" w:author="Lin, Yan Cheng" w:date="2022-04-07T16:49:00Z">
        <w:r w:rsidR="00C90D37">
          <w:t xml:space="preserve">were </w:t>
        </w:r>
      </w:ins>
      <w:ins w:id="379" w:author="Lin, Yan Cheng" w:date="2022-04-07T16:52:00Z">
        <w:r w:rsidR="000508CC">
          <w:t>used for</w:t>
        </w:r>
      </w:ins>
      <w:ins w:id="380" w:author="Lin, Yan Cheng" w:date="2022-04-07T16:49:00Z">
        <w:r w:rsidR="00C90D37">
          <w:t xml:space="preserve"> splicing evidence.</w:t>
        </w:r>
      </w:ins>
      <w:del w:id="381" w:author="Lin, Yan Cheng" w:date="2022-04-07T16:44:00Z">
        <w:r w:rsidR="00D22E5A" w:rsidDel="00C90D37">
          <w:delText xml:space="preserve"> </w:delText>
        </w:r>
      </w:del>
      <w:del w:id="382" w:author="Lin, Yan Cheng" w:date="2022-04-07T16:51:00Z">
        <w:r w:rsidR="00D22E5A" w:rsidDel="00C90D37">
          <w:delText>Alternative transcript cDNA was chosen from several different reference genomes and used for gene prediction with Augustus.</w:delText>
        </w:r>
      </w:del>
    </w:p>
    <w:p w14:paraId="57E0B25A" w14:textId="137D6C74" w:rsidR="007D7C88" w:rsidRDefault="007D7C88" w:rsidP="008A0682">
      <w:pPr>
        <w:pStyle w:val="KapitelII"/>
        <w:spacing w:line="240" w:lineRule="auto"/>
      </w:pPr>
      <w:bookmarkStart w:id="383" w:name="_Toc98856546"/>
      <w:bookmarkStart w:id="384" w:name="_Toc100320923"/>
      <w:r>
        <w:t>Sequence extraction and manipulation</w:t>
      </w:r>
      <w:r w:rsidR="008D5AC7" w:rsidRPr="00CB784C">
        <w:t>:</w:t>
      </w:r>
      <w:bookmarkEnd w:id="383"/>
      <w:bookmarkEnd w:id="384"/>
    </w:p>
    <w:p w14:paraId="53846B38" w14:textId="3404B569" w:rsidR="008D5AC7" w:rsidRPr="00CB784C" w:rsidDel="004052DA" w:rsidRDefault="007D7C88" w:rsidP="008A0682">
      <w:pPr>
        <w:rPr>
          <w:del w:id="385" w:author="Lin, Yan Cheng" w:date="2022-04-07T16:55:00Z"/>
        </w:rPr>
      </w:pPr>
      <w:r w:rsidRPr="00CB784C">
        <w:t>The GFF outputs from GenomeThreader were used alongside the scaffold level genome FASTAs</w:t>
      </w:r>
      <w:r w:rsidR="009323DA">
        <w:t xml:space="preserve"> to extract nucleotide sequences</w:t>
      </w:r>
      <w:r w:rsidRPr="00CB784C">
        <w:t xml:space="preserve">. Two separate commands were used to extract exon sequences and CDS as FASTA files for every parent line and target gene if an annotation was present. </w:t>
      </w:r>
      <w:r w:rsidR="000A0272">
        <w:t>Sequence extraction was performed using GffRead, which</w:t>
      </w:r>
      <w:r w:rsidR="008D5AC7" w:rsidRPr="00CB784C">
        <w:t xml:space="preserve"> accepts an input genome FASTA and corresponding GFF and outputs the genetic sequence for a requested feature, in this case exons and CDS regions</w:t>
      </w:r>
      <w:r w:rsidR="000A0272">
        <w:t xml:space="preserve"> </w:t>
      </w:r>
      <w:r w:rsidR="000A0272" w:rsidRPr="00CB784C">
        <w:t>(Pertea and Pertea, 2020.)</w:t>
      </w:r>
      <w:ins w:id="386" w:author="Lin, Yan Cheng" w:date="2022-04-07T16:55:00Z">
        <w:r w:rsidR="004052DA">
          <w:t xml:space="preserve"> </w:t>
        </w:r>
      </w:ins>
    </w:p>
    <w:p w14:paraId="7BD74188" w14:textId="77777777" w:rsidR="000A0272" w:rsidRPr="00CB784C" w:rsidDel="004052DA" w:rsidRDefault="000A0272" w:rsidP="008A0682">
      <w:pPr>
        <w:rPr>
          <w:del w:id="387" w:author="Lin, Yan Cheng" w:date="2022-04-07T16:55:00Z"/>
        </w:rPr>
      </w:pPr>
    </w:p>
    <w:p w14:paraId="5EC946E2" w14:textId="761957B1" w:rsidR="008D5AC7" w:rsidRPr="00CB784C" w:rsidRDefault="000A0272" w:rsidP="008A0682">
      <w:r>
        <w:t xml:space="preserve">CDS regions were then converted to protein FASTA files. SeqKit was used for CDS translation using the “translate” tool </w:t>
      </w:r>
      <w:r w:rsidRPr="00CB784C">
        <w:t xml:space="preserve">(Shen et. al, 2016.) </w:t>
      </w:r>
    </w:p>
    <w:p w14:paraId="567346C0" w14:textId="77777777" w:rsidR="000A0272" w:rsidRPr="00CB784C" w:rsidRDefault="000A0272" w:rsidP="008A0682"/>
    <w:p w14:paraId="23F32B43" w14:textId="76314D0F" w:rsidR="008D5AC7" w:rsidRPr="00CB784C" w:rsidRDefault="007D7C88" w:rsidP="008A0682">
      <w:r w:rsidRPr="00CB784C">
        <w:t xml:space="preserve">Nucleotide sequences of exons and CDS extracted from annotations as well as proteins translated from CDS regions were compared to results for the same exon, CDS, or gene product from the reference </w:t>
      </w:r>
      <w:r w:rsidR="006A6B8E">
        <w:t>genome</w:t>
      </w:r>
      <w:r w:rsidRPr="00CB784C">
        <w:t xml:space="preserve">. The percent identity of the comparison and query cover were used, as well as the query cover with subject and query sequences reversed to account for sequence length disparities, to display genes and gene products which were generally conserved or those which had aberrant results. </w:t>
      </w:r>
      <w:r w:rsidR="000A0272">
        <w:t>R</w:t>
      </w:r>
      <w:r w:rsidRPr="00CB784C">
        <w:t xml:space="preserve">esults were then manually inspected to determine genes and gene products, which were </w:t>
      </w:r>
      <w:r w:rsidR="000A0272">
        <w:t>potentially</w:t>
      </w:r>
      <w:r w:rsidRPr="00CB784C">
        <w:t xml:space="preserve"> variant, or which had technical issues related to assembly or annotation. </w:t>
      </w:r>
      <w:r w:rsidR="000A0272" w:rsidRPr="00CB784C">
        <w:t xml:space="preserve">BLAST (Basic Local Alignment Search Tool) </w:t>
      </w:r>
      <w:r w:rsidR="000A0272">
        <w:t xml:space="preserve">was </w:t>
      </w:r>
      <w:r w:rsidR="000A0272" w:rsidRPr="00CB784C">
        <w:t xml:space="preserve">used to compare sequences of </w:t>
      </w:r>
      <w:r w:rsidR="000A0272">
        <w:t>exons, CDS regions, and</w:t>
      </w:r>
      <w:r w:rsidR="000A0272" w:rsidRPr="00CB784C">
        <w:t xml:space="preserve"> proteins (Altschul et. al, 1990.)</w:t>
      </w:r>
    </w:p>
    <w:p w14:paraId="6ADCB285" w14:textId="2E4EF396" w:rsidR="008D5AC7" w:rsidRPr="00CB784C" w:rsidRDefault="008D5AC7" w:rsidP="008A0682">
      <w:pPr>
        <w:pStyle w:val="KapitelII"/>
        <w:spacing w:line="240" w:lineRule="auto"/>
      </w:pPr>
      <w:bookmarkStart w:id="388" w:name="_Toc98856548"/>
      <w:bookmarkStart w:id="389" w:name="_Toc100320924"/>
      <w:r w:rsidRPr="00CB784C">
        <w:t>Multiple sequence alignment:</w:t>
      </w:r>
      <w:bookmarkEnd w:id="388"/>
      <w:bookmarkEnd w:id="389"/>
    </w:p>
    <w:p w14:paraId="2FB98291" w14:textId="39092DA2" w:rsidR="008D5AC7" w:rsidRPr="00CB784C" w:rsidRDefault="008D5AC7" w:rsidP="008A0682">
      <w:r w:rsidRPr="00CB784C">
        <w:t xml:space="preserve">A custom “bash” script was used to concatenate all available CDS FASTA files for a given gene into multiFASTAs. These multiFASTA files were then used as the input for </w:t>
      </w:r>
      <w:r w:rsidR="00616E2E">
        <w:t xml:space="preserve">multiple </w:t>
      </w:r>
      <w:r w:rsidR="00616E2E">
        <w:lastRenderedPageBreak/>
        <w:t>sequence alignment</w:t>
      </w:r>
      <w:r w:rsidRPr="00CB784C">
        <w:t xml:space="preserve">. </w:t>
      </w:r>
      <w:r w:rsidR="00616E2E" w:rsidRPr="00CB784C">
        <w:t xml:space="preserve">ClustalOmega </w:t>
      </w:r>
      <w:r w:rsidR="00616E2E">
        <w:t xml:space="preserve">was </w:t>
      </w:r>
      <w:r w:rsidR="00616E2E" w:rsidRPr="00CB784C">
        <w:t xml:space="preserve">used for multiple sequence </w:t>
      </w:r>
      <w:r w:rsidR="005A3D98">
        <w:t xml:space="preserve">alignment </w:t>
      </w:r>
      <w:r w:rsidR="00616E2E" w:rsidRPr="00CB784C">
        <w:t>o</w:t>
      </w:r>
      <w:r w:rsidR="00616E2E">
        <w:t>f</w:t>
      </w:r>
      <w:r w:rsidR="00616E2E" w:rsidRPr="00CB784C">
        <w:t xml:space="preserve"> protein sequences </w:t>
      </w:r>
      <w:r w:rsidR="00616E2E">
        <w:t>(</w:t>
      </w:r>
      <w:r w:rsidR="00616E2E" w:rsidRPr="00CB784C">
        <w:t>Siever and Higgins, 2018.)</w:t>
      </w:r>
    </w:p>
    <w:p w14:paraId="7AD2BE07" w14:textId="4C6A1929" w:rsidR="008D5AC7" w:rsidRDefault="008D5AC7" w:rsidP="008A0682"/>
    <w:p w14:paraId="4BF85095" w14:textId="10ADFCD4" w:rsidR="008D5AC7" w:rsidRPr="00CB784C" w:rsidRDefault="00616E2E" w:rsidP="008A0682">
      <w:r>
        <w:t>The multiple sequence alignments were visualized in the terminal for manual inspection and quality control</w:t>
      </w:r>
      <w:r w:rsidR="00044F39">
        <w:t xml:space="preserve"> using </w:t>
      </w:r>
      <w:r w:rsidR="008F2383" w:rsidRPr="00CB784C">
        <w:t>Alv (</w:t>
      </w:r>
      <w:r w:rsidR="00EF4ACE" w:rsidRPr="00CB784C">
        <w:t>Arvestad, 2018</w:t>
      </w:r>
      <w:r w:rsidR="008D5AC7" w:rsidRPr="00CB784C">
        <w:t>.</w:t>
      </w:r>
      <w:r w:rsidR="00EF4ACE" w:rsidRPr="00CB784C">
        <w:t>)</w:t>
      </w:r>
      <w:r w:rsidR="008D5AC7" w:rsidRPr="00CB784C">
        <w:t xml:space="preserve"> Viewing alignments on the terminal is useful for quick quality control and manual inspection of data, especially on a remote cluster without needing to download sequence alignment files. The aligned FASTAs were used as an input and only variable sites are colored for ease of characterizing polymorphisms. As a quality control measure, visualization of aligned sequences allows for the identification of parent lines which lacked annotations or had incomplete annotations. These parents could then be fed through additional steps to identify what issues resulted in their lack of annotation results.</w:t>
      </w:r>
    </w:p>
    <w:p w14:paraId="10384889" w14:textId="77777777" w:rsidR="008D5AC7" w:rsidRPr="00CB784C" w:rsidRDefault="008D5AC7" w:rsidP="008A0682">
      <w:pPr>
        <w:pStyle w:val="KapitelI"/>
        <w:spacing w:line="240" w:lineRule="auto"/>
      </w:pPr>
      <w:bookmarkStart w:id="390" w:name="_Toc98856551"/>
      <w:bookmarkStart w:id="391" w:name="_Toc100320925"/>
      <w:r w:rsidRPr="00CB784C">
        <w:lastRenderedPageBreak/>
        <w:t>Results:</w:t>
      </w:r>
      <w:bookmarkEnd w:id="390"/>
      <w:bookmarkEnd w:id="391"/>
      <w:r w:rsidRPr="00CB784C">
        <w:t xml:space="preserve"> </w:t>
      </w:r>
    </w:p>
    <w:p w14:paraId="5A437288" w14:textId="77777777" w:rsidR="008D5AC7" w:rsidRPr="00CB784C" w:rsidRDefault="008D5AC7" w:rsidP="008A0682"/>
    <w:p w14:paraId="1C205E09" w14:textId="3141CD5C" w:rsidR="008D5AC7" w:rsidRPr="00CB784C" w:rsidRDefault="008D5AC7" w:rsidP="008A0682">
      <w:pPr>
        <w:pStyle w:val="KapitelII"/>
        <w:spacing w:line="240" w:lineRule="auto"/>
      </w:pPr>
      <w:bookmarkStart w:id="392" w:name="_Toc98856552"/>
      <w:del w:id="393" w:author="Lin, Yan Cheng" w:date="2022-04-07T17:27:00Z">
        <w:r w:rsidRPr="00CB784C" w:rsidDel="003040E1">
          <w:delText xml:space="preserve">Trends in parent assembly </w:delText>
        </w:r>
      </w:del>
      <w:bookmarkStart w:id="394" w:name="_Toc100320926"/>
      <w:ins w:id="395" w:author="Lin, Yan Cheng" w:date="2022-04-07T17:27:00Z">
        <w:r w:rsidR="00033CEA">
          <w:t>Trend</w:t>
        </w:r>
      </w:ins>
      <w:r w:rsidR="005A3D98">
        <w:t>s</w:t>
      </w:r>
      <w:ins w:id="396" w:author="Lin, Yan Cheng" w:date="2022-04-07T17:27:00Z">
        <w:r w:rsidR="00033CEA">
          <w:t xml:space="preserve"> in</w:t>
        </w:r>
        <w:r w:rsidR="00AF22B1">
          <w:t xml:space="preserve"> GenomeThreader</w:t>
        </w:r>
        <w:r w:rsidR="00033CEA">
          <w:t xml:space="preserve"> </w:t>
        </w:r>
      </w:ins>
      <w:r w:rsidRPr="00CB784C">
        <w:t>annotations and gene products:</w:t>
      </w:r>
      <w:bookmarkEnd w:id="392"/>
      <w:bookmarkEnd w:id="394"/>
    </w:p>
    <w:p w14:paraId="0CCEB9EF" w14:textId="5B06CDBF" w:rsidR="008D5AC7" w:rsidRPr="00CB784C" w:rsidRDefault="008D5AC7" w:rsidP="008A0682">
      <w:r w:rsidRPr="00CB784C">
        <w:t>Despite the assembly quality for the genomes used having a mean genome fraction percentage of only 34.31%, the annotation workflow could generate an annotation in 83.75% of the 80 possible gene by parent combinations. This represents a relatively reliable process in its current form. However, questions remain in what proportion the lack of annotation in 16.25% of the gene by parent combinations is a result of genuine sequence polymorphism, lack of confident scaffolding in the assembly, or inaccuracy of the annotating software. Different parent lines did not show apparent differences in the ability of the annotation workflow to predict gene structures, however the sample size of only 80 potential gene by parent combinations is likely too small to draw any firm conclusions. Underlying QUAST metrics for the assemblies would not suggest any standout assembly candidate that would generate more annotation issues either.</w:t>
      </w:r>
    </w:p>
    <w:p w14:paraId="629677C1" w14:textId="1FA5F460" w:rsidR="008D5AC7" w:rsidRPr="00CB784C" w:rsidRDefault="008D5AC7" w:rsidP="008A0682">
      <w:pPr>
        <w:pStyle w:val="KapitelII"/>
        <w:spacing w:line="240" w:lineRule="auto"/>
      </w:pPr>
      <w:bookmarkStart w:id="397" w:name="_Toc98856554"/>
      <w:bookmarkStart w:id="398" w:name="_Toc100320927"/>
      <w:r w:rsidRPr="00CB784C">
        <w:t>Testing workflow on B73 reference</w:t>
      </w:r>
      <w:del w:id="399" w:author="Lin, Yan Cheng" w:date="2022-04-07T17:26:00Z">
        <w:r w:rsidRPr="00CB784C" w:rsidDel="00580B45">
          <w:delText xml:space="preserve"> as a control</w:delText>
        </w:r>
      </w:del>
      <w:r w:rsidRPr="00CB784C">
        <w:t>:</w:t>
      </w:r>
      <w:bookmarkEnd w:id="397"/>
      <w:bookmarkEnd w:id="398"/>
    </w:p>
    <w:p w14:paraId="1E4BD086" w14:textId="5C76C075" w:rsidR="008D5AC7" w:rsidRPr="00CB784C" w:rsidRDefault="008D5AC7" w:rsidP="008A0682">
      <w:pPr>
        <w:spacing w:after="100"/>
        <w:rPr>
          <w:rFonts w:eastAsia="PMingLiU"/>
          <w:bCs/>
          <w:sz w:val="15"/>
          <w:szCs w:val="18"/>
        </w:rPr>
      </w:pPr>
      <w:r w:rsidRPr="00CB784C">
        <w:t xml:space="preserve">The workflow was established to function in accurately annotating genes, extracting sequences, and translating nucleotide sequences to protein sequences via use of the B73 reference genome. BLAST comparisons of the B73 exons with the recognized canonical transcripts as well as the derived protein sequence with the canonical protein sequence revealed a high accuracy for the workflow. All protein sequences displayed 100% identity, query cover, and 99% reverse query cover due to the inclusion of a stop codon represented as an asterisk in the workflow’s output data. The exons showed similarly high accuracy with 100% identity, query cover, and reverse query cover for 8 of the 10 genes. Only 2 sequence differences were found in the gene model Zm00001d038396 resulting in a 99.96% identity and a truncation of the exon for Zm00001d037961 of 45 base pairs resulting in 98% query cover. </w:t>
      </w:r>
      <w:r w:rsidR="00044F39">
        <w:t>These differences occurred only within untranslated regions</w:t>
      </w:r>
      <w:ins w:id="400" w:author="Lin, Yan Cheng" w:date="2022-04-07T15:57:00Z">
        <w:r w:rsidR="00685712">
          <w:t xml:space="preserve"> (UTR)</w:t>
        </w:r>
      </w:ins>
      <w:r w:rsidR="00044F39">
        <w:t xml:space="preserve">. The workflow is suitable for gene model prediction given its accuracy in predicting gene models within the control genome and resulting proteins. </w:t>
      </w:r>
    </w:p>
    <w:p w14:paraId="3A718F3E" w14:textId="719F602D" w:rsidR="001D7047" w:rsidRDefault="001D7047" w:rsidP="008A0682">
      <w:pPr>
        <w:pStyle w:val="KapitelII"/>
        <w:spacing w:line="240" w:lineRule="auto"/>
      </w:pPr>
      <w:bookmarkStart w:id="401" w:name="_Toc98856555"/>
      <w:bookmarkStart w:id="402" w:name="_Toc100320928"/>
      <w:r>
        <w:t>A</w:t>
      </w:r>
      <w:commentRangeStart w:id="403"/>
      <w:r w:rsidR="00987363" w:rsidRPr="00CB784C">
        <w:t>nnotation results for</w:t>
      </w:r>
      <w:ins w:id="404" w:author="Lin, Yan Cheng" w:date="2022-04-07T17:27:00Z">
        <w:r w:rsidR="009F2C3D">
          <w:t xml:space="preserve"> the</w:t>
        </w:r>
      </w:ins>
      <w:r w:rsidR="00987363" w:rsidRPr="00CB784C">
        <w:t xml:space="preserve"> target genes:</w:t>
      </w:r>
      <w:bookmarkEnd w:id="401"/>
      <w:commentRangeEnd w:id="403"/>
      <w:r>
        <w:rPr>
          <w:rStyle w:val="CommentReference"/>
        </w:rPr>
        <w:commentReference w:id="403"/>
      </w:r>
      <w:bookmarkEnd w:id="402"/>
    </w:p>
    <w:p w14:paraId="2DE7D431" w14:textId="1B0C4895" w:rsidR="001D7047" w:rsidRDefault="001D7047" w:rsidP="008A0682">
      <w:r w:rsidRPr="001D7047">
        <w:t>Annotation was generally accomplished in all 8 parents for the target genes utilized in the workflow. Two gene models were notable exceptions in producing no annotations: Zm00001d037961 and Zm00001d003897.</w:t>
      </w:r>
      <w:r>
        <w:t xml:space="preserve"> </w:t>
      </w:r>
      <w:r w:rsidR="002376AB">
        <w:t>Protein BLAST results were utilized to classify parents as identical or polymorphic for their respective gene models. Parents with query and reverse query coverage of 100% and percent identity of 100% were classified as identical</w:t>
      </w:r>
      <w:r w:rsidR="005C5637">
        <w:t xml:space="preserve"> to the reference sequence</w:t>
      </w:r>
      <w:r w:rsidR="002376AB">
        <w:t>. All parents falling below any of these respective metrics were classified as polymorphic. This included proteins with notable protein length disparities or simple amino acid substitutions. Parents with no annotation were labeled as such. The results for this classification are summarized below</w:t>
      </w:r>
      <w:r w:rsidR="00766831">
        <w:t>:</w:t>
      </w:r>
    </w:p>
    <w:p w14:paraId="23753EF3" w14:textId="43327F36" w:rsidR="00904805" w:rsidRDefault="00904805" w:rsidP="008A0682"/>
    <w:tbl>
      <w:tblPr>
        <w:tblStyle w:val="TableGrid"/>
        <w:tblW w:w="9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20" w:firstRow="1" w:lastRow="0" w:firstColumn="0" w:lastColumn="0" w:noHBand="1" w:noVBand="1"/>
      </w:tblPr>
      <w:tblGrid>
        <w:gridCol w:w="1627"/>
        <w:gridCol w:w="912"/>
        <w:gridCol w:w="912"/>
        <w:gridCol w:w="910"/>
        <w:gridCol w:w="936"/>
        <w:gridCol w:w="932"/>
        <w:gridCol w:w="932"/>
        <w:gridCol w:w="933"/>
        <w:gridCol w:w="933"/>
      </w:tblGrid>
      <w:tr w:rsidR="00685712" w14:paraId="50A4EDC8" w14:textId="77777777" w:rsidTr="008A0682">
        <w:trPr>
          <w:cnfStyle w:val="100000000000" w:firstRow="1" w:lastRow="0" w:firstColumn="0" w:lastColumn="0" w:oddVBand="0" w:evenVBand="0" w:oddHBand="0" w:evenHBand="0" w:firstRowFirstColumn="0" w:firstRowLastColumn="0" w:lastRowFirstColumn="0" w:lastRowLastColumn="0"/>
          <w:trHeight w:val="266"/>
        </w:trPr>
        <w:tc>
          <w:tcPr>
            <w:tcW w:w="1627" w:type="dxa"/>
            <w:tcBorders>
              <w:top w:val="single" w:sz="4" w:space="0" w:color="auto"/>
              <w:bottom w:val="single" w:sz="4" w:space="0" w:color="auto"/>
            </w:tcBorders>
            <w:vAlign w:val="center"/>
          </w:tcPr>
          <w:p w14:paraId="1B7D9132" w14:textId="77777777" w:rsidR="00685712" w:rsidRDefault="00685712" w:rsidP="008A0682"/>
        </w:tc>
        <w:tc>
          <w:tcPr>
            <w:tcW w:w="912" w:type="dxa"/>
            <w:tcBorders>
              <w:top w:val="single" w:sz="4" w:space="0" w:color="auto"/>
              <w:bottom w:val="single" w:sz="4" w:space="0" w:color="auto"/>
            </w:tcBorders>
            <w:vAlign w:val="center"/>
          </w:tcPr>
          <w:p w14:paraId="3B37E78F" w14:textId="5BE8CB6B" w:rsidR="00685712" w:rsidRDefault="00685712" w:rsidP="008A0682">
            <w:pPr>
              <w:jc w:val="center"/>
            </w:pPr>
            <w:r w:rsidRPr="00F74438">
              <w:rPr>
                <w:bCs/>
                <w:color w:val="000000"/>
                <w:sz w:val="20"/>
                <w:szCs w:val="20"/>
              </w:rPr>
              <w:t>B106</w:t>
            </w:r>
          </w:p>
        </w:tc>
        <w:tc>
          <w:tcPr>
            <w:tcW w:w="912" w:type="dxa"/>
            <w:tcBorders>
              <w:top w:val="single" w:sz="4" w:space="0" w:color="auto"/>
              <w:bottom w:val="single" w:sz="4" w:space="0" w:color="auto"/>
            </w:tcBorders>
            <w:vAlign w:val="center"/>
          </w:tcPr>
          <w:p w14:paraId="6ABB1BDC" w14:textId="0CD0A6CF" w:rsidR="00685712" w:rsidRDefault="00685712" w:rsidP="008A0682">
            <w:pPr>
              <w:jc w:val="center"/>
            </w:pPr>
            <w:r w:rsidRPr="00F74438">
              <w:rPr>
                <w:bCs/>
                <w:color w:val="000000"/>
                <w:sz w:val="20"/>
                <w:szCs w:val="20"/>
              </w:rPr>
              <w:t>B107</w:t>
            </w:r>
          </w:p>
        </w:tc>
        <w:tc>
          <w:tcPr>
            <w:tcW w:w="910" w:type="dxa"/>
            <w:tcBorders>
              <w:top w:val="single" w:sz="4" w:space="0" w:color="auto"/>
              <w:bottom w:val="single" w:sz="4" w:space="0" w:color="auto"/>
            </w:tcBorders>
            <w:vAlign w:val="center"/>
          </w:tcPr>
          <w:p w14:paraId="2728A8A1" w14:textId="3B9C0BFF" w:rsidR="00685712" w:rsidRDefault="00685712" w:rsidP="008A0682">
            <w:pPr>
              <w:jc w:val="center"/>
            </w:pPr>
            <w:r w:rsidRPr="00F74438">
              <w:rPr>
                <w:bCs/>
                <w:color w:val="000000"/>
                <w:sz w:val="20"/>
                <w:szCs w:val="20"/>
              </w:rPr>
              <w:t>F888</w:t>
            </w:r>
          </w:p>
        </w:tc>
        <w:tc>
          <w:tcPr>
            <w:tcW w:w="936" w:type="dxa"/>
            <w:tcBorders>
              <w:top w:val="single" w:sz="4" w:space="0" w:color="auto"/>
              <w:bottom w:val="single" w:sz="4" w:space="0" w:color="auto"/>
            </w:tcBorders>
            <w:vAlign w:val="center"/>
          </w:tcPr>
          <w:p w14:paraId="5DD9FCEE" w14:textId="6C850356" w:rsidR="00685712" w:rsidRDefault="00685712" w:rsidP="008A0682">
            <w:pPr>
              <w:jc w:val="center"/>
            </w:pPr>
            <w:r w:rsidRPr="00F74438">
              <w:rPr>
                <w:bCs/>
                <w:color w:val="000000"/>
                <w:sz w:val="20"/>
                <w:szCs w:val="20"/>
              </w:rPr>
              <w:t>FC1890</w:t>
            </w:r>
          </w:p>
        </w:tc>
        <w:tc>
          <w:tcPr>
            <w:tcW w:w="932" w:type="dxa"/>
            <w:tcBorders>
              <w:top w:val="single" w:sz="4" w:space="0" w:color="auto"/>
              <w:bottom w:val="single" w:sz="4" w:space="0" w:color="auto"/>
            </w:tcBorders>
            <w:vAlign w:val="center"/>
          </w:tcPr>
          <w:p w14:paraId="0EC92B81" w14:textId="45DDE1F1" w:rsidR="00685712" w:rsidRDefault="00685712" w:rsidP="008A0682">
            <w:pPr>
              <w:jc w:val="center"/>
            </w:pPr>
            <w:r w:rsidRPr="00F74438">
              <w:rPr>
                <w:bCs/>
                <w:color w:val="000000"/>
                <w:sz w:val="20"/>
                <w:szCs w:val="20"/>
              </w:rPr>
              <w:t>Lo1056</w:t>
            </w:r>
          </w:p>
        </w:tc>
        <w:tc>
          <w:tcPr>
            <w:tcW w:w="932" w:type="dxa"/>
            <w:tcBorders>
              <w:top w:val="single" w:sz="4" w:space="0" w:color="auto"/>
              <w:bottom w:val="single" w:sz="4" w:space="0" w:color="auto"/>
            </w:tcBorders>
            <w:vAlign w:val="center"/>
          </w:tcPr>
          <w:p w14:paraId="56969CB3" w14:textId="6C31C360" w:rsidR="00685712" w:rsidRDefault="00685712" w:rsidP="008A0682">
            <w:pPr>
              <w:jc w:val="center"/>
            </w:pPr>
            <w:r w:rsidRPr="00F74438">
              <w:rPr>
                <w:bCs/>
                <w:color w:val="000000"/>
                <w:sz w:val="20"/>
                <w:szCs w:val="20"/>
              </w:rPr>
              <w:t>Lo1270</w:t>
            </w:r>
          </w:p>
        </w:tc>
        <w:tc>
          <w:tcPr>
            <w:tcW w:w="933" w:type="dxa"/>
            <w:tcBorders>
              <w:top w:val="single" w:sz="4" w:space="0" w:color="auto"/>
              <w:bottom w:val="single" w:sz="4" w:space="0" w:color="auto"/>
            </w:tcBorders>
            <w:vAlign w:val="center"/>
          </w:tcPr>
          <w:p w14:paraId="6B0658A4" w14:textId="4C211822" w:rsidR="00685712" w:rsidRDefault="00685712" w:rsidP="008A0682">
            <w:pPr>
              <w:jc w:val="center"/>
            </w:pPr>
            <w:r w:rsidRPr="00F74438">
              <w:rPr>
                <w:bCs/>
                <w:color w:val="000000"/>
                <w:sz w:val="20"/>
                <w:szCs w:val="20"/>
              </w:rPr>
              <w:t>Lo1290</w:t>
            </w:r>
          </w:p>
        </w:tc>
        <w:tc>
          <w:tcPr>
            <w:tcW w:w="933" w:type="dxa"/>
            <w:tcBorders>
              <w:top w:val="single" w:sz="4" w:space="0" w:color="auto"/>
              <w:bottom w:val="single" w:sz="4" w:space="0" w:color="auto"/>
            </w:tcBorders>
            <w:vAlign w:val="center"/>
          </w:tcPr>
          <w:p w14:paraId="6D836EB5" w14:textId="2CA7BDAC" w:rsidR="00685712" w:rsidRDefault="00685712" w:rsidP="008A0682">
            <w:pPr>
              <w:jc w:val="center"/>
            </w:pPr>
            <w:r w:rsidRPr="00F74438">
              <w:rPr>
                <w:bCs/>
                <w:color w:val="000000"/>
                <w:sz w:val="20"/>
                <w:szCs w:val="20"/>
              </w:rPr>
              <w:t>PHG83</w:t>
            </w:r>
          </w:p>
        </w:tc>
      </w:tr>
      <w:tr w:rsidR="00685712" w14:paraId="514E9E19" w14:textId="77777777" w:rsidTr="008A0682">
        <w:trPr>
          <w:trHeight w:val="215"/>
        </w:trPr>
        <w:tc>
          <w:tcPr>
            <w:tcW w:w="1627" w:type="dxa"/>
            <w:tcBorders>
              <w:top w:val="single" w:sz="4" w:space="0" w:color="auto"/>
            </w:tcBorders>
            <w:vAlign w:val="center"/>
          </w:tcPr>
          <w:p w14:paraId="7FD25745" w14:textId="3A2449D9" w:rsidR="00685712" w:rsidRPr="00685712" w:rsidRDefault="00685712" w:rsidP="008A0682">
            <w:pPr>
              <w:rPr>
                <w:b/>
              </w:rPr>
            </w:pPr>
            <w:r w:rsidRPr="00685712">
              <w:rPr>
                <w:b/>
                <w:color w:val="000000"/>
                <w:sz w:val="20"/>
                <w:szCs w:val="20"/>
              </w:rPr>
              <w:t>Zm00001d000302</w:t>
            </w:r>
          </w:p>
        </w:tc>
        <w:tc>
          <w:tcPr>
            <w:tcW w:w="912" w:type="dxa"/>
            <w:tcBorders>
              <w:top w:val="single" w:sz="4" w:space="0" w:color="auto"/>
            </w:tcBorders>
            <w:vAlign w:val="center"/>
          </w:tcPr>
          <w:p w14:paraId="436AF198" w14:textId="1D31E5EC" w:rsidR="00685712" w:rsidRDefault="00685712" w:rsidP="008A0682">
            <w:pPr>
              <w:jc w:val="center"/>
            </w:pPr>
            <w:r w:rsidRPr="00F74438">
              <w:rPr>
                <w:color w:val="006100"/>
                <w:sz w:val="20"/>
                <w:szCs w:val="20"/>
              </w:rPr>
              <w:t>I</w:t>
            </w:r>
          </w:p>
        </w:tc>
        <w:tc>
          <w:tcPr>
            <w:tcW w:w="912" w:type="dxa"/>
            <w:tcBorders>
              <w:top w:val="single" w:sz="4" w:space="0" w:color="auto"/>
            </w:tcBorders>
            <w:vAlign w:val="center"/>
          </w:tcPr>
          <w:p w14:paraId="78C3340D" w14:textId="1E4E4B47" w:rsidR="00685712" w:rsidRDefault="00685712" w:rsidP="008A0682">
            <w:pPr>
              <w:jc w:val="center"/>
            </w:pPr>
            <w:r w:rsidRPr="00F74438">
              <w:rPr>
                <w:color w:val="006100"/>
                <w:sz w:val="20"/>
                <w:szCs w:val="20"/>
              </w:rPr>
              <w:t>I</w:t>
            </w:r>
          </w:p>
        </w:tc>
        <w:tc>
          <w:tcPr>
            <w:tcW w:w="910" w:type="dxa"/>
            <w:tcBorders>
              <w:top w:val="single" w:sz="4" w:space="0" w:color="auto"/>
            </w:tcBorders>
            <w:vAlign w:val="center"/>
          </w:tcPr>
          <w:p w14:paraId="73B0BCC6" w14:textId="3CAAB3A4" w:rsidR="00685712" w:rsidRDefault="00685712" w:rsidP="008A0682">
            <w:pPr>
              <w:jc w:val="center"/>
            </w:pPr>
            <w:r w:rsidRPr="00F74438">
              <w:rPr>
                <w:color w:val="006100"/>
                <w:sz w:val="20"/>
                <w:szCs w:val="20"/>
              </w:rPr>
              <w:t>I</w:t>
            </w:r>
          </w:p>
        </w:tc>
        <w:tc>
          <w:tcPr>
            <w:tcW w:w="936" w:type="dxa"/>
            <w:tcBorders>
              <w:top w:val="single" w:sz="4" w:space="0" w:color="auto"/>
            </w:tcBorders>
            <w:vAlign w:val="center"/>
          </w:tcPr>
          <w:p w14:paraId="5E46E10D" w14:textId="7BBA740A" w:rsidR="00685712" w:rsidRDefault="00685712" w:rsidP="008A0682">
            <w:pPr>
              <w:jc w:val="center"/>
            </w:pPr>
            <w:r w:rsidRPr="00F74438">
              <w:rPr>
                <w:color w:val="006100"/>
                <w:sz w:val="20"/>
                <w:szCs w:val="20"/>
              </w:rPr>
              <w:t>I</w:t>
            </w:r>
          </w:p>
        </w:tc>
        <w:tc>
          <w:tcPr>
            <w:tcW w:w="932" w:type="dxa"/>
            <w:tcBorders>
              <w:top w:val="single" w:sz="4" w:space="0" w:color="auto"/>
            </w:tcBorders>
            <w:vAlign w:val="center"/>
          </w:tcPr>
          <w:p w14:paraId="6034A9EE" w14:textId="3B029F31" w:rsidR="00685712" w:rsidRDefault="00685712" w:rsidP="008A0682">
            <w:pPr>
              <w:jc w:val="center"/>
            </w:pPr>
            <w:r w:rsidRPr="00F74438">
              <w:rPr>
                <w:color w:val="006100"/>
                <w:sz w:val="20"/>
                <w:szCs w:val="20"/>
              </w:rPr>
              <w:t>I</w:t>
            </w:r>
          </w:p>
        </w:tc>
        <w:tc>
          <w:tcPr>
            <w:tcW w:w="932" w:type="dxa"/>
            <w:tcBorders>
              <w:top w:val="single" w:sz="4" w:space="0" w:color="auto"/>
            </w:tcBorders>
            <w:vAlign w:val="center"/>
          </w:tcPr>
          <w:p w14:paraId="5F67F31D" w14:textId="6EA1E281" w:rsidR="00685712" w:rsidRDefault="00685712" w:rsidP="008A0682">
            <w:pPr>
              <w:jc w:val="center"/>
            </w:pPr>
            <w:r w:rsidRPr="00F74438">
              <w:rPr>
                <w:color w:val="9C5700"/>
                <w:sz w:val="20"/>
                <w:szCs w:val="20"/>
              </w:rPr>
              <w:t>P</w:t>
            </w:r>
          </w:p>
        </w:tc>
        <w:tc>
          <w:tcPr>
            <w:tcW w:w="933" w:type="dxa"/>
            <w:tcBorders>
              <w:top w:val="single" w:sz="4" w:space="0" w:color="auto"/>
            </w:tcBorders>
            <w:vAlign w:val="center"/>
          </w:tcPr>
          <w:p w14:paraId="31E68FB4" w14:textId="537B688C" w:rsidR="00685712" w:rsidRDefault="00685712" w:rsidP="008A0682">
            <w:pPr>
              <w:jc w:val="center"/>
            </w:pPr>
            <w:r w:rsidRPr="00F74438">
              <w:rPr>
                <w:color w:val="006100"/>
                <w:sz w:val="20"/>
                <w:szCs w:val="20"/>
              </w:rPr>
              <w:t>I</w:t>
            </w:r>
          </w:p>
        </w:tc>
        <w:tc>
          <w:tcPr>
            <w:tcW w:w="933" w:type="dxa"/>
            <w:tcBorders>
              <w:top w:val="single" w:sz="4" w:space="0" w:color="auto"/>
            </w:tcBorders>
            <w:vAlign w:val="center"/>
          </w:tcPr>
          <w:p w14:paraId="7523C301" w14:textId="40669C19" w:rsidR="00685712" w:rsidRDefault="00685712" w:rsidP="008A0682">
            <w:pPr>
              <w:jc w:val="center"/>
            </w:pPr>
            <w:r w:rsidRPr="00F74438">
              <w:rPr>
                <w:color w:val="006100"/>
                <w:sz w:val="20"/>
                <w:szCs w:val="20"/>
              </w:rPr>
              <w:t>I</w:t>
            </w:r>
          </w:p>
        </w:tc>
      </w:tr>
      <w:tr w:rsidR="00685712" w14:paraId="390C9239" w14:textId="77777777" w:rsidTr="008A0682">
        <w:trPr>
          <w:trHeight w:val="215"/>
        </w:trPr>
        <w:tc>
          <w:tcPr>
            <w:tcW w:w="1627" w:type="dxa"/>
            <w:vAlign w:val="center"/>
          </w:tcPr>
          <w:p w14:paraId="3F75F6FA" w14:textId="3B7F51BC" w:rsidR="00685712" w:rsidRPr="00685712" w:rsidRDefault="00685712" w:rsidP="008A0682">
            <w:pPr>
              <w:rPr>
                <w:b/>
              </w:rPr>
            </w:pPr>
            <w:r w:rsidRPr="00685712">
              <w:rPr>
                <w:b/>
                <w:color w:val="000000"/>
                <w:sz w:val="20"/>
                <w:szCs w:val="20"/>
              </w:rPr>
              <w:t>Zm00001d003897</w:t>
            </w:r>
          </w:p>
        </w:tc>
        <w:tc>
          <w:tcPr>
            <w:tcW w:w="912" w:type="dxa"/>
            <w:vAlign w:val="center"/>
          </w:tcPr>
          <w:p w14:paraId="2B9099FB" w14:textId="1E6F6D4B" w:rsidR="00685712" w:rsidRDefault="00685712" w:rsidP="008A0682">
            <w:pPr>
              <w:jc w:val="center"/>
            </w:pPr>
            <w:r w:rsidRPr="00F74438">
              <w:rPr>
                <w:color w:val="9C5700"/>
                <w:sz w:val="20"/>
                <w:szCs w:val="20"/>
              </w:rPr>
              <w:t>P</w:t>
            </w:r>
          </w:p>
        </w:tc>
        <w:tc>
          <w:tcPr>
            <w:tcW w:w="912" w:type="dxa"/>
            <w:vAlign w:val="center"/>
          </w:tcPr>
          <w:p w14:paraId="656FFEC2" w14:textId="250088F1" w:rsidR="00685712" w:rsidRDefault="00685712" w:rsidP="008A0682">
            <w:pPr>
              <w:jc w:val="center"/>
            </w:pPr>
            <w:r>
              <w:rPr>
                <w:color w:val="9C0006"/>
                <w:sz w:val="20"/>
                <w:szCs w:val="20"/>
              </w:rPr>
              <w:t>-</w:t>
            </w:r>
          </w:p>
        </w:tc>
        <w:tc>
          <w:tcPr>
            <w:tcW w:w="910" w:type="dxa"/>
            <w:vAlign w:val="center"/>
          </w:tcPr>
          <w:p w14:paraId="148D4ABF" w14:textId="7FFF86E1" w:rsidR="00685712" w:rsidRDefault="00685712" w:rsidP="008A0682">
            <w:pPr>
              <w:jc w:val="center"/>
            </w:pPr>
            <w:r w:rsidRPr="00F74438">
              <w:rPr>
                <w:color w:val="9C5700"/>
                <w:sz w:val="20"/>
                <w:szCs w:val="20"/>
              </w:rPr>
              <w:t>P</w:t>
            </w:r>
          </w:p>
        </w:tc>
        <w:tc>
          <w:tcPr>
            <w:tcW w:w="936" w:type="dxa"/>
            <w:vAlign w:val="center"/>
          </w:tcPr>
          <w:p w14:paraId="0B7934F1" w14:textId="11FFBFBE" w:rsidR="00685712" w:rsidRDefault="00685712" w:rsidP="008A0682">
            <w:pPr>
              <w:jc w:val="center"/>
            </w:pPr>
            <w:r>
              <w:rPr>
                <w:color w:val="9C0006"/>
                <w:sz w:val="20"/>
                <w:szCs w:val="20"/>
              </w:rPr>
              <w:t>-</w:t>
            </w:r>
          </w:p>
        </w:tc>
        <w:tc>
          <w:tcPr>
            <w:tcW w:w="932" w:type="dxa"/>
            <w:vAlign w:val="center"/>
          </w:tcPr>
          <w:p w14:paraId="43F0B3D4" w14:textId="0982C4A5" w:rsidR="00685712" w:rsidRDefault="00685712" w:rsidP="008A0682">
            <w:pPr>
              <w:jc w:val="center"/>
            </w:pPr>
            <w:r w:rsidRPr="00F74438">
              <w:rPr>
                <w:color w:val="9C5700"/>
                <w:sz w:val="20"/>
                <w:szCs w:val="20"/>
              </w:rPr>
              <w:t>P</w:t>
            </w:r>
          </w:p>
        </w:tc>
        <w:tc>
          <w:tcPr>
            <w:tcW w:w="932" w:type="dxa"/>
            <w:vAlign w:val="center"/>
          </w:tcPr>
          <w:p w14:paraId="042FA14A" w14:textId="78BE9D71" w:rsidR="00685712" w:rsidRDefault="00685712" w:rsidP="008A0682">
            <w:pPr>
              <w:jc w:val="center"/>
            </w:pPr>
            <w:r w:rsidRPr="00F74438">
              <w:rPr>
                <w:color w:val="9C5700"/>
                <w:sz w:val="20"/>
                <w:szCs w:val="20"/>
              </w:rPr>
              <w:t>P</w:t>
            </w:r>
          </w:p>
        </w:tc>
        <w:tc>
          <w:tcPr>
            <w:tcW w:w="933" w:type="dxa"/>
            <w:vAlign w:val="center"/>
          </w:tcPr>
          <w:p w14:paraId="324B3C1F" w14:textId="51A15B56" w:rsidR="00685712" w:rsidRDefault="00685712" w:rsidP="008A0682">
            <w:pPr>
              <w:jc w:val="center"/>
            </w:pPr>
            <w:r>
              <w:rPr>
                <w:color w:val="9C0006"/>
                <w:sz w:val="20"/>
                <w:szCs w:val="20"/>
              </w:rPr>
              <w:t>-</w:t>
            </w:r>
          </w:p>
        </w:tc>
        <w:tc>
          <w:tcPr>
            <w:tcW w:w="933" w:type="dxa"/>
            <w:vAlign w:val="center"/>
          </w:tcPr>
          <w:p w14:paraId="0B4E397F" w14:textId="67104DBA" w:rsidR="00685712" w:rsidRDefault="00685712" w:rsidP="008A0682">
            <w:pPr>
              <w:jc w:val="center"/>
            </w:pPr>
            <w:r>
              <w:rPr>
                <w:color w:val="9C0006"/>
                <w:sz w:val="20"/>
                <w:szCs w:val="20"/>
              </w:rPr>
              <w:t>-</w:t>
            </w:r>
          </w:p>
        </w:tc>
      </w:tr>
      <w:tr w:rsidR="00685712" w14:paraId="7AA96EA2" w14:textId="77777777" w:rsidTr="008A0682">
        <w:trPr>
          <w:trHeight w:val="225"/>
        </w:trPr>
        <w:tc>
          <w:tcPr>
            <w:tcW w:w="1627" w:type="dxa"/>
            <w:vAlign w:val="center"/>
          </w:tcPr>
          <w:p w14:paraId="538281FB" w14:textId="00693FD1" w:rsidR="00685712" w:rsidRPr="00685712" w:rsidRDefault="00685712" w:rsidP="008A0682">
            <w:pPr>
              <w:rPr>
                <w:b/>
              </w:rPr>
            </w:pPr>
            <w:r w:rsidRPr="00685712">
              <w:rPr>
                <w:b/>
                <w:color w:val="000000"/>
                <w:sz w:val="20"/>
                <w:szCs w:val="20"/>
              </w:rPr>
              <w:t>Zm00001d022554</w:t>
            </w:r>
          </w:p>
        </w:tc>
        <w:tc>
          <w:tcPr>
            <w:tcW w:w="912" w:type="dxa"/>
            <w:vAlign w:val="center"/>
          </w:tcPr>
          <w:p w14:paraId="50C16375" w14:textId="60C1F763" w:rsidR="00685712" w:rsidRDefault="00685712" w:rsidP="008A0682">
            <w:pPr>
              <w:jc w:val="center"/>
            </w:pPr>
            <w:r w:rsidRPr="00F74438">
              <w:rPr>
                <w:color w:val="9C5700"/>
                <w:sz w:val="20"/>
                <w:szCs w:val="20"/>
              </w:rPr>
              <w:t>P</w:t>
            </w:r>
          </w:p>
        </w:tc>
        <w:tc>
          <w:tcPr>
            <w:tcW w:w="912" w:type="dxa"/>
            <w:vAlign w:val="center"/>
          </w:tcPr>
          <w:p w14:paraId="26116136" w14:textId="0C3C6F3B" w:rsidR="00685712" w:rsidRDefault="00685712" w:rsidP="008A0682">
            <w:pPr>
              <w:jc w:val="center"/>
            </w:pPr>
            <w:r w:rsidRPr="00F74438">
              <w:rPr>
                <w:color w:val="9C5700"/>
                <w:sz w:val="20"/>
                <w:szCs w:val="20"/>
              </w:rPr>
              <w:t>P</w:t>
            </w:r>
          </w:p>
        </w:tc>
        <w:tc>
          <w:tcPr>
            <w:tcW w:w="910" w:type="dxa"/>
            <w:vAlign w:val="center"/>
          </w:tcPr>
          <w:p w14:paraId="03CB2911" w14:textId="0583D945" w:rsidR="00685712" w:rsidRDefault="00685712" w:rsidP="008A0682">
            <w:pPr>
              <w:jc w:val="center"/>
            </w:pPr>
            <w:r w:rsidRPr="00F74438">
              <w:rPr>
                <w:color w:val="9C5700"/>
                <w:sz w:val="20"/>
                <w:szCs w:val="20"/>
              </w:rPr>
              <w:t>P</w:t>
            </w:r>
          </w:p>
        </w:tc>
        <w:tc>
          <w:tcPr>
            <w:tcW w:w="936" w:type="dxa"/>
            <w:vAlign w:val="center"/>
          </w:tcPr>
          <w:p w14:paraId="23F3197D" w14:textId="2E32CD56" w:rsidR="00685712" w:rsidRDefault="00685712" w:rsidP="008A0682">
            <w:pPr>
              <w:jc w:val="center"/>
            </w:pPr>
            <w:r w:rsidRPr="00F74438">
              <w:rPr>
                <w:color w:val="9C5700"/>
                <w:sz w:val="20"/>
                <w:szCs w:val="20"/>
              </w:rPr>
              <w:t>P</w:t>
            </w:r>
          </w:p>
        </w:tc>
        <w:tc>
          <w:tcPr>
            <w:tcW w:w="932" w:type="dxa"/>
            <w:vAlign w:val="center"/>
          </w:tcPr>
          <w:p w14:paraId="40259F9C" w14:textId="6DFC2897" w:rsidR="00685712" w:rsidRDefault="00685712" w:rsidP="008A0682">
            <w:pPr>
              <w:jc w:val="center"/>
            </w:pPr>
            <w:r w:rsidRPr="00F74438">
              <w:rPr>
                <w:color w:val="9C5700"/>
                <w:sz w:val="20"/>
                <w:szCs w:val="20"/>
              </w:rPr>
              <w:t>P</w:t>
            </w:r>
          </w:p>
        </w:tc>
        <w:tc>
          <w:tcPr>
            <w:tcW w:w="932" w:type="dxa"/>
            <w:vAlign w:val="center"/>
          </w:tcPr>
          <w:p w14:paraId="7E68FD48" w14:textId="7DAE2C93" w:rsidR="00685712" w:rsidRDefault="00685712" w:rsidP="008A0682">
            <w:pPr>
              <w:jc w:val="center"/>
            </w:pPr>
            <w:r w:rsidRPr="00F74438">
              <w:rPr>
                <w:color w:val="9C5700"/>
                <w:sz w:val="20"/>
                <w:szCs w:val="20"/>
              </w:rPr>
              <w:t>P</w:t>
            </w:r>
          </w:p>
        </w:tc>
        <w:tc>
          <w:tcPr>
            <w:tcW w:w="933" w:type="dxa"/>
            <w:vAlign w:val="center"/>
          </w:tcPr>
          <w:p w14:paraId="1CC9BCA7" w14:textId="1DF11032" w:rsidR="00685712" w:rsidRDefault="00685712" w:rsidP="008A0682">
            <w:pPr>
              <w:jc w:val="center"/>
            </w:pPr>
            <w:r w:rsidRPr="00F74438">
              <w:rPr>
                <w:color w:val="9C5700"/>
                <w:sz w:val="20"/>
                <w:szCs w:val="20"/>
              </w:rPr>
              <w:t>P</w:t>
            </w:r>
          </w:p>
        </w:tc>
        <w:tc>
          <w:tcPr>
            <w:tcW w:w="933" w:type="dxa"/>
            <w:vAlign w:val="center"/>
          </w:tcPr>
          <w:p w14:paraId="02571223" w14:textId="44070D54" w:rsidR="00685712" w:rsidRDefault="00685712" w:rsidP="008A0682">
            <w:pPr>
              <w:jc w:val="center"/>
            </w:pPr>
            <w:r w:rsidRPr="00F74438">
              <w:rPr>
                <w:color w:val="9C5700"/>
                <w:sz w:val="20"/>
                <w:szCs w:val="20"/>
              </w:rPr>
              <w:t>P</w:t>
            </w:r>
          </w:p>
        </w:tc>
      </w:tr>
      <w:tr w:rsidR="00685712" w14:paraId="506AA95C" w14:textId="77777777" w:rsidTr="008A0682">
        <w:trPr>
          <w:trHeight w:val="215"/>
        </w:trPr>
        <w:tc>
          <w:tcPr>
            <w:tcW w:w="1627" w:type="dxa"/>
            <w:vAlign w:val="center"/>
          </w:tcPr>
          <w:p w14:paraId="264EDF6F" w14:textId="5D972E13" w:rsidR="00685712" w:rsidRPr="00685712" w:rsidRDefault="00685712" w:rsidP="008A0682">
            <w:pPr>
              <w:rPr>
                <w:b/>
              </w:rPr>
            </w:pPr>
            <w:r w:rsidRPr="00685712">
              <w:rPr>
                <w:b/>
                <w:color w:val="000000"/>
                <w:sz w:val="20"/>
                <w:szCs w:val="20"/>
              </w:rPr>
              <w:t>Zm00001d026018</w:t>
            </w:r>
          </w:p>
        </w:tc>
        <w:tc>
          <w:tcPr>
            <w:tcW w:w="912" w:type="dxa"/>
            <w:vAlign w:val="center"/>
          </w:tcPr>
          <w:p w14:paraId="3ADE79C5" w14:textId="0BCF7196" w:rsidR="00685712" w:rsidRDefault="00685712" w:rsidP="008A0682">
            <w:pPr>
              <w:jc w:val="center"/>
            </w:pPr>
            <w:r w:rsidRPr="00F74438">
              <w:rPr>
                <w:color w:val="9C5700"/>
                <w:sz w:val="20"/>
                <w:szCs w:val="20"/>
              </w:rPr>
              <w:t>P</w:t>
            </w:r>
          </w:p>
        </w:tc>
        <w:tc>
          <w:tcPr>
            <w:tcW w:w="912" w:type="dxa"/>
            <w:vAlign w:val="center"/>
          </w:tcPr>
          <w:p w14:paraId="03F2493F" w14:textId="30454370" w:rsidR="00685712" w:rsidRDefault="00685712" w:rsidP="008A0682">
            <w:pPr>
              <w:jc w:val="center"/>
            </w:pPr>
            <w:r w:rsidRPr="00F74438">
              <w:rPr>
                <w:color w:val="9C5700"/>
                <w:sz w:val="20"/>
                <w:szCs w:val="20"/>
              </w:rPr>
              <w:t>P</w:t>
            </w:r>
          </w:p>
        </w:tc>
        <w:tc>
          <w:tcPr>
            <w:tcW w:w="910" w:type="dxa"/>
            <w:vAlign w:val="center"/>
          </w:tcPr>
          <w:p w14:paraId="00F09EBA" w14:textId="6C38DF26" w:rsidR="00685712" w:rsidRDefault="00685712" w:rsidP="008A0682">
            <w:pPr>
              <w:jc w:val="center"/>
            </w:pPr>
            <w:r w:rsidRPr="00F74438">
              <w:rPr>
                <w:color w:val="9C5700"/>
                <w:sz w:val="20"/>
                <w:szCs w:val="20"/>
              </w:rPr>
              <w:t>P</w:t>
            </w:r>
          </w:p>
        </w:tc>
        <w:tc>
          <w:tcPr>
            <w:tcW w:w="936" w:type="dxa"/>
            <w:vAlign w:val="center"/>
          </w:tcPr>
          <w:p w14:paraId="2A05F8D3" w14:textId="5CD5AF3C" w:rsidR="00685712" w:rsidRDefault="00685712" w:rsidP="008A0682">
            <w:pPr>
              <w:jc w:val="center"/>
            </w:pPr>
            <w:r w:rsidRPr="00F74438">
              <w:rPr>
                <w:color w:val="006100"/>
                <w:sz w:val="20"/>
                <w:szCs w:val="20"/>
              </w:rPr>
              <w:t>I</w:t>
            </w:r>
          </w:p>
        </w:tc>
        <w:tc>
          <w:tcPr>
            <w:tcW w:w="932" w:type="dxa"/>
            <w:vAlign w:val="center"/>
          </w:tcPr>
          <w:p w14:paraId="4227736C" w14:textId="0CB08983" w:rsidR="00685712" w:rsidRDefault="00685712" w:rsidP="008A0682">
            <w:pPr>
              <w:jc w:val="center"/>
            </w:pPr>
            <w:r w:rsidRPr="00F74438">
              <w:rPr>
                <w:color w:val="9C5700"/>
                <w:sz w:val="20"/>
                <w:szCs w:val="20"/>
              </w:rPr>
              <w:t>P</w:t>
            </w:r>
          </w:p>
        </w:tc>
        <w:tc>
          <w:tcPr>
            <w:tcW w:w="932" w:type="dxa"/>
            <w:vAlign w:val="center"/>
          </w:tcPr>
          <w:p w14:paraId="7E83C11F" w14:textId="6B980B9A" w:rsidR="00685712" w:rsidRDefault="00685712" w:rsidP="008A0682">
            <w:pPr>
              <w:jc w:val="center"/>
            </w:pPr>
            <w:r w:rsidRPr="00F74438">
              <w:rPr>
                <w:color w:val="9C5700"/>
                <w:sz w:val="20"/>
                <w:szCs w:val="20"/>
              </w:rPr>
              <w:t>P</w:t>
            </w:r>
          </w:p>
        </w:tc>
        <w:tc>
          <w:tcPr>
            <w:tcW w:w="933" w:type="dxa"/>
            <w:vAlign w:val="center"/>
          </w:tcPr>
          <w:p w14:paraId="1F94C457" w14:textId="430208CF" w:rsidR="00685712" w:rsidRDefault="00685712" w:rsidP="008A0682">
            <w:pPr>
              <w:jc w:val="center"/>
            </w:pPr>
            <w:r w:rsidRPr="00F74438">
              <w:rPr>
                <w:color w:val="9C5700"/>
                <w:sz w:val="20"/>
                <w:szCs w:val="20"/>
              </w:rPr>
              <w:t>P</w:t>
            </w:r>
          </w:p>
        </w:tc>
        <w:tc>
          <w:tcPr>
            <w:tcW w:w="933" w:type="dxa"/>
            <w:vAlign w:val="center"/>
          </w:tcPr>
          <w:p w14:paraId="293CFDAC" w14:textId="4018BC66" w:rsidR="00685712" w:rsidRDefault="00685712" w:rsidP="008A0682">
            <w:pPr>
              <w:jc w:val="center"/>
            </w:pPr>
            <w:r w:rsidRPr="00F74438">
              <w:rPr>
                <w:color w:val="006100"/>
                <w:sz w:val="20"/>
                <w:szCs w:val="20"/>
              </w:rPr>
              <w:t>I</w:t>
            </w:r>
          </w:p>
        </w:tc>
      </w:tr>
      <w:tr w:rsidR="00685712" w14:paraId="2CC94AFD" w14:textId="77777777" w:rsidTr="008A0682">
        <w:trPr>
          <w:trHeight w:val="215"/>
        </w:trPr>
        <w:tc>
          <w:tcPr>
            <w:tcW w:w="1627" w:type="dxa"/>
            <w:vAlign w:val="center"/>
          </w:tcPr>
          <w:p w14:paraId="5A8AD4FE" w14:textId="10006EAC" w:rsidR="00685712" w:rsidRPr="00685712" w:rsidRDefault="00685712" w:rsidP="008A0682">
            <w:pPr>
              <w:rPr>
                <w:b/>
              </w:rPr>
            </w:pPr>
            <w:r w:rsidRPr="00685712">
              <w:rPr>
                <w:b/>
                <w:color w:val="000000"/>
                <w:sz w:val="20"/>
                <w:szCs w:val="20"/>
              </w:rPr>
              <w:t>Zm00001d031861</w:t>
            </w:r>
          </w:p>
        </w:tc>
        <w:tc>
          <w:tcPr>
            <w:tcW w:w="912" w:type="dxa"/>
            <w:vAlign w:val="center"/>
          </w:tcPr>
          <w:p w14:paraId="1B19FB14" w14:textId="7BA2793F" w:rsidR="00685712" w:rsidRDefault="00685712" w:rsidP="008A0682">
            <w:pPr>
              <w:jc w:val="center"/>
            </w:pPr>
            <w:r w:rsidRPr="00F74438">
              <w:rPr>
                <w:color w:val="9C5700"/>
                <w:sz w:val="20"/>
                <w:szCs w:val="20"/>
              </w:rPr>
              <w:t>P</w:t>
            </w:r>
          </w:p>
        </w:tc>
        <w:tc>
          <w:tcPr>
            <w:tcW w:w="912" w:type="dxa"/>
            <w:vAlign w:val="center"/>
          </w:tcPr>
          <w:p w14:paraId="4EC1E9D5" w14:textId="23127201" w:rsidR="00685712" w:rsidRDefault="00685712" w:rsidP="008A0682">
            <w:pPr>
              <w:jc w:val="center"/>
            </w:pPr>
            <w:r w:rsidRPr="00F74438">
              <w:rPr>
                <w:color w:val="006100"/>
                <w:sz w:val="20"/>
                <w:szCs w:val="20"/>
              </w:rPr>
              <w:t>I</w:t>
            </w:r>
          </w:p>
        </w:tc>
        <w:tc>
          <w:tcPr>
            <w:tcW w:w="910" w:type="dxa"/>
            <w:vAlign w:val="center"/>
          </w:tcPr>
          <w:p w14:paraId="003479BB" w14:textId="15AC5D9E" w:rsidR="00685712" w:rsidRDefault="00685712" w:rsidP="008A0682">
            <w:pPr>
              <w:jc w:val="center"/>
            </w:pPr>
            <w:r w:rsidRPr="00F74438">
              <w:rPr>
                <w:color w:val="9C5700"/>
                <w:sz w:val="20"/>
                <w:szCs w:val="20"/>
              </w:rPr>
              <w:t>P</w:t>
            </w:r>
          </w:p>
        </w:tc>
        <w:tc>
          <w:tcPr>
            <w:tcW w:w="936" w:type="dxa"/>
            <w:vAlign w:val="center"/>
          </w:tcPr>
          <w:p w14:paraId="782EBD3E" w14:textId="1090344B" w:rsidR="00685712" w:rsidRDefault="00685712" w:rsidP="008A0682">
            <w:pPr>
              <w:jc w:val="center"/>
            </w:pPr>
            <w:r w:rsidRPr="00F74438">
              <w:rPr>
                <w:color w:val="006100"/>
                <w:sz w:val="20"/>
                <w:szCs w:val="20"/>
              </w:rPr>
              <w:t>I</w:t>
            </w:r>
          </w:p>
        </w:tc>
        <w:tc>
          <w:tcPr>
            <w:tcW w:w="932" w:type="dxa"/>
            <w:vAlign w:val="center"/>
          </w:tcPr>
          <w:p w14:paraId="341EEA36" w14:textId="0732D613" w:rsidR="00685712" w:rsidRDefault="00685712" w:rsidP="008A0682">
            <w:pPr>
              <w:jc w:val="center"/>
            </w:pPr>
            <w:r w:rsidRPr="00F74438">
              <w:rPr>
                <w:color w:val="9C5700"/>
                <w:sz w:val="20"/>
                <w:szCs w:val="20"/>
              </w:rPr>
              <w:t>P</w:t>
            </w:r>
          </w:p>
        </w:tc>
        <w:tc>
          <w:tcPr>
            <w:tcW w:w="932" w:type="dxa"/>
            <w:vAlign w:val="center"/>
          </w:tcPr>
          <w:p w14:paraId="210BF70E" w14:textId="444B4C8D" w:rsidR="00685712" w:rsidRDefault="00685712" w:rsidP="008A0682">
            <w:pPr>
              <w:jc w:val="center"/>
            </w:pPr>
            <w:r w:rsidRPr="00F74438">
              <w:rPr>
                <w:color w:val="9C5700"/>
                <w:sz w:val="20"/>
                <w:szCs w:val="20"/>
              </w:rPr>
              <w:t>P</w:t>
            </w:r>
          </w:p>
        </w:tc>
        <w:tc>
          <w:tcPr>
            <w:tcW w:w="933" w:type="dxa"/>
            <w:vAlign w:val="center"/>
          </w:tcPr>
          <w:p w14:paraId="63119AF7" w14:textId="17C4992A" w:rsidR="00685712" w:rsidRDefault="00685712" w:rsidP="008A0682">
            <w:pPr>
              <w:jc w:val="center"/>
            </w:pPr>
            <w:r w:rsidRPr="00F74438">
              <w:rPr>
                <w:color w:val="9C5700"/>
                <w:sz w:val="20"/>
                <w:szCs w:val="20"/>
              </w:rPr>
              <w:t>P</w:t>
            </w:r>
          </w:p>
        </w:tc>
        <w:tc>
          <w:tcPr>
            <w:tcW w:w="933" w:type="dxa"/>
            <w:vAlign w:val="center"/>
          </w:tcPr>
          <w:p w14:paraId="3572EF7D" w14:textId="6C348EDC" w:rsidR="00685712" w:rsidRDefault="00685712" w:rsidP="008A0682">
            <w:pPr>
              <w:jc w:val="center"/>
            </w:pPr>
            <w:r w:rsidRPr="00F74438">
              <w:rPr>
                <w:color w:val="9C5700"/>
                <w:sz w:val="20"/>
                <w:szCs w:val="20"/>
              </w:rPr>
              <w:t>P</w:t>
            </w:r>
          </w:p>
        </w:tc>
      </w:tr>
      <w:tr w:rsidR="00685712" w14:paraId="3DDB4885" w14:textId="77777777" w:rsidTr="008A0682">
        <w:trPr>
          <w:trHeight w:val="225"/>
        </w:trPr>
        <w:tc>
          <w:tcPr>
            <w:tcW w:w="1627" w:type="dxa"/>
            <w:vAlign w:val="center"/>
          </w:tcPr>
          <w:p w14:paraId="495285EE" w14:textId="37598D60" w:rsidR="00685712" w:rsidRPr="00685712" w:rsidRDefault="00685712" w:rsidP="008A0682">
            <w:pPr>
              <w:rPr>
                <w:b/>
              </w:rPr>
            </w:pPr>
            <w:r w:rsidRPr="00685712">
              <w:rPr>
                <w:b/>
                <w:color w:val="000000"/>
                <w:sz w:val="20"/>
                <w:szCs w:val="20"/>
              </w:rPr>
              <w:t>Zm00001d033862</w:t>
            </w:r>
          </w:p>
        </w:tc>
        <w:tc>
          <w:tcPr>
            <w:tcW w:w="912" w:type="dxa"/>
            <w:vAlign w:val="center"/>
          </w:tcPr>
          <w:p w14:paraId="7DE8CFD4" w14:textId="019174AB" w:rsidR="00685712" w:rsidRDefault="00685712" w:rsidP="008A0682">
            <w:pPr>
              <w:jc w:val="center"/>
            </w:pPr>
            <w:r w:rsidRPr="00F74438">
              <w:rPr>
                <w:color w:val="9C5700"/>
                <w:sz w:val="20"/>
                <w:szCs w:val="20"/>
              </w:rPr>
              <w:t>P</w:t>
            </w:r>
          </w:p>
        </w:tc>
        <w:tc>
          <w:tcPr>
            <w:tcW w:w="912" w:type="dxa"/>
            <w:vAlign w:val="center"/>
          </w:tcPr>
          <w:p w14:paraId="6779E615" w14:textId="443580F7" w:rsidR="00685712" w:rsidRDefault="00685712" w:rsidP="008A0682">
            <w:pPr>
              <w:jc w:val="center"/>
            </w:pPr>
            <w:r w:rsidRPr="00F74438">
              <w:rPr>
                <w:color w:val="006100"/>
                <w:sz w:val="20"/>
                <w:szCs w:val="20"/>
              </w:rPr>
              <w:t>I</w:t>
            </w:r>
          </w:p>
        </w:tc>
        <w:tc>
          <w:tcPr>
            <w:tcW w:w="910" w:type="dxa"/>
            <w:vAlign w:val="center"/>
          </w:tcPr>
          <w:p w14:paraId="4A7CAD63" w14:textId="53A14A17" w:rsidR="00685712" w:rsidRDefault="00685712" w:rsidP="008A0682">
            <w:pPr>
              <w:jc w:val="center"/>
            </w:pPr>
            <w:r w:rsidRPr="00F74438">
              <w:rPr>
                <w:color w:val="9C5700"/>
                <w:sz w:val="20"/>
                <w:szCs w:val="20"/>
              </w:rPr>
              <w:t>P</w:t>
            </w:r>
          </w:p>
        </w:tc>
        <w:tc>
          <w:tcPr>
            <w:tcW w:w="936" w:type="dxa"/>
            <w:vAlign w:val="center"/>
          </w:tcPr>
          <w:p w14:paraId="2C148F2D" w14:textId="6DA428CC" w:rsidR="00685712" w:rsidRDefault="00685712" w:rsidP="008A0682">
            <w:pPr>
              <w:jc w:val="center"/>
            </w:pPr>
            <w:r w:rsidRPr="00F74438">
              <w:rPr>
                <w:color w:val="9C5700"/>
                <w:sz w:val="20"/>
                <w:szCs w:val="20"/>
              </w:rPr>
              <w:t>P</w:t>
            </w:r>
          </w:p>
        </w:tc>
        <w:tc>
          <w:tcPr>
            <w:tcW w:w="932" w:type="dxa"/>
            <w:vAlign w:val="center"/>
          </w:tcPr>
          <w:p w14:paraId="2BC56D84" w14:textId="4DBE0F26" w:rsidR="00685712" w:rsidRDefault="00685712" w:rsidP="008A0682">
            <w:pPr>
              <w:jc w:val="center"/>
            </w:pPr>
            <w:r w:rsidRPr="00F74438">
              <w:rPr>
                <w:color w:val="9C5700"/>
                <w:sz w:val="20"/>
                <w:szCs w:val="20"/>
              </w:rPr>
              <w:t>P</w:t>
            </w:r>
          </w:p>
        </w:tc>
        <w:tc>
          <w:tcPr>
            <w:tcW w:w="932" w:type="dxa"/>
            <w:vAlign w:val="center"/>
          </w:tcPr>
          <w:p w14:paraId="50073552" w14:textId="0F57F428" w:rsidR="00685712" w:rsidRDefault="00685712" w:rsidP="008A0682">
            <w:pPr>
              <w:jc w:val="center"/>
            </w:pPr>
            <w:r w:rsidRPr="00F74438">
              <w:rPr>
                <w:color w:val="9C5700"/>
                <w:sz w:val="20"/>
                <w:szCs w:val="20"/>
              </w:rPr>
              <w:t>P</w:t>
            </w:r>
          </w:p>
        </w:tc>
        <w:tc>
          <w:tcPr>
            <w:tcW w:w="933" w:type="dxa"/>
            <w:vAlign w:val="center"/>
          </w:tcPr>
          <w:p w14:paraId="3F9578DC" w14:textId="3C3E63B8" w:rsidR="00685712" w:rsidRDefault="00685712" w:rsidP="008A0682">
            <w:pPr>
              <w:jc w:val="center"/>
            </w:pPr>
            <w:r w:rsidRPr="00F74438">
              <w:rPr>
                <w:color w:val="9C5700"/>
                <w:sz w:val="20"/>
                <w:szCs w:val="20"/>
              </w:rPr>
              <w:t>P</w:t>
            </w:r>
          </w:p>
        </w:tc>
        <w:tc>
          <w:tcPr>
            <w:tcW w:w="933" w:type="dxa"/>
            <w:vAlign w:val="center"/>
          </w:tcPr>
          <w:p w14:paraId="644A633E" w14:textId="408464BB" w:rsidR="00685712" w:rsidRDefault="00685712" w:rsidP="008A0682">
            <w:pPr>
              <w:jc w:val="center"/>
            </w:pPr>
            <w:r w:rsidRPr="00F74438">
              <w:rPr>
                <w:color w:val="9C5700"/>
                <w:sz w:val="20"/>
                <w:szCs w:val="20"/>
              </w:rPr>
              <w:t>P</w:t>
            </w:r>
          </w:p>
        </w:tc>
      </w:tr>
      <w:tr w:rsidR="00685712" w14:paraId="676DE885" w14:textId="77777777" w:rsidTr="008A0682">
        <w:trPr>
          <w:trHeight w:val="215"/>
        </w:trPr>
        <w:tc>
          <w:tcPr>
            <w:tcW w:w="1627" w:type="dxa"/>
            <w:vAlign w:val="center"/>
          </w:tcPr>
          <w:p w14:paraId="41E5917E" w14:textId="32194070" w:rsidR="00685712" w:rsidRPr="00685712" w:rsidRDefault="00685712" w:rsidP="008A0682">
            <w:pPr>
              <w:rPr>
                <w:b/>
              </w:rPr>
            </w:pPr>
            <w:r w:rsidRPr="00685712">
              <w:rPr>
                <w:b/>
                <w:color w:val="000000"/>
                <w:sz w:val="20"/>
                <w:szCs w:val="20"/>
              </w:rPr>
              <w:t>Zm00001d037749</w:t>
            </w:r>
          </w:p>
        </w:tc>
        <w:tc>
          <w:tcPr>
            <w:tcW w:w="912" w:type="dxa"/>
            <w:vAlign w:val="center"/>
          </w:tcPr>
          <w:p w14:paraId="1F0B62C5" w14:textId="0DC9CEC0" w:rsidR="00685712" w:rsidRDefault="00685712" w:rsidP="008A0682">
            <w:pPr>
              <w:jc w:val="center"/>
            </w:pPr>
            <w:r w:rsidRPr="00F74438">
              <w:rPr>
                <w:color w:val="9C5700"/>
                <w:sz w:val="20"/>
                <w:szCs w:val="20"/>
              </w:rPr>
              <w:t>P</w:t>
            </w:r>
          </w:p>
        </w:tc>
        <w:tc>
          <w:tcPr>
            <w:tcW w:w="912" w:type="dxa"/>
            <w:vAlign w:val="center"/>
          </w:tcPr>
          <w:p w14:paraId="12D8EACC" w14:textId="120D48DC" w:rsidR="00685712" w:rsidRDefault="00685712" w:rsidP="008A0682">
            <w:pPr>
              <w:jc w:val="center"/>
            </w:pPr>
            <w:r w:rsidRPr="00F74438">
              <w:rPr>
                <w:color w:val="9C5700"/>
                <w:sz w:val="20"/>
                <w:szCs w:val="20"/>
              </w:rPr>
              <w:t>P</w:t>
            </w:r>
          </w:p>
        </w:tc>
        <w:tc>
          <w:tcPr>
            <w:tcW w:w="910" w:type="dxa"/>
            <w:vAlign w:val="center"/>
          </w:tcPr>
          <w:p w14:paraId="26B455AC" w14:textId="22B0E0BD" w:rsidR="00685712" w:rsidRDefault="00685712" w:rsidP="008A0682">
            <w:pPr>
              <w:jc w:val="center"/>
            </w:pPr>
            <w:r w:rsidRPr="00F74438">
              <w:rPr>
                <w:color w:val="9C5700"/>
                <w:sz w:val="20"/>
                <w:szCs w:val="20"/>
              </w:rPr>
              <w:t>P</w:t>
            </w:r>
          </w:p>
        </w:tc>
        <w:tc>
          <w:tcPr>
            <w:tcW w:w="936" w:type="dxa"/>
            <w:vAlign w:val="center"/>
          </w:tcPr>
          <w:p w14:paraId="6F477ED9" w14:textId="76AA6AB4" w:rsidR="00685712" w:rsidRDefault="00685712" w:rsidP="008A0682">
            <w:pPr>
              <w:jc w:val="center"/>
            </w:pPr>
            <w:r w:rsidRPr="00F74438">
              <w:rPr>
                <w:color w:val="9C5700"/>
                <w:sz w:val="20"/>
                <w:szCs w:val="20"/>
              </w:rPr>
              <w:t>P</w:t>
            </w:r>
          </w:p>
        </w:tc>
        <w:tc>
          <w:tcPr>
            <w:tcW w:w="932" w:type="dxa"/>
            <w:vAlign w:val="center"/>
          </w:tcPr>
          <w:p w14:paraId="24DA4318" w14:textId="02CC7680" w:rsidR="00685712" w:rsidRDefault="00685712" w:rsidP="008A0682">
            <w:pPr>
              <w:jc w:val="center"/>
            </w:pPr>
            <w:r w:rsidRPr="00F74438">
              <w:rPr>
                <w:color w:val="9C5700"/>
                <w:sz w:val="20"/>
                <w:szCs w:val="20"/>
              </w:rPr>
              <w:t>P</w:t>
            </w:r>
          </w:p>
        </w:tc>
        <w:tc>
          <w:tcPr>
            <w:tcW w:w="932" w:type="dxa"/>
            <w:vAlign w:val="center"/>
          </w:tcPr>
          <w:p w14:paraId="644CB7B9" w14:textId="78EAD0C2" w:rsidR="00685712" w:rsidRDefault="00685712" w:rsidP="008A0682">
            <w:pPr>
              <w:jc w:val="center"/>
            </w:pPr>
            <w:r w:rsidRPr="00F74438">
              <w:rPr>
                <w:color w:val="9C5700"/>
                <w:sz w:val="20"/>
                <w:szCs w:val="20"/>
              </w:rPr>
              <w:t>P</w:t>
            </w:r>
          </w:p>
        </w:tc>
        <w:tc>
          <w:tcPr>
            <w:tcW w:w="933" w:type="dxa"/>
            <w:vAlign w:val="center"/>
          </w:tcPr>
          <w:p w14:paraId="6E312366" w14:textId="63578E86" w:rsidR="00685712" w:rsidRDefault="00685712" w:rsidP="008A0682">
            <w:pPr>
              <w:jc w:val="center"/>
            </w:pPr>
            <w:r w:rsidRPr="00F74438">
              <w:rPr>
                <w:color w:val="9C5700"/>
                <w:sz w:val="20"/>
                <w:szCs w:val="20"/>
              </w:rPr>
              <w:t>P</w:t>
            </w:r>
          </w:p>
        </w:tc>
        <w:tc>
          <w:tcPr>
            <w:tcW w:w="933" w:type="dxa"/>
            <w:vAlign w:val="center"/>
          </w:tcPr>
          <w:p w14:paraId="6E27EF2C" w14:textId="310398C0" w:rsidR="00685712" w:rsidRDefault="00685712" w:rsidP="008A0682">
            <w:pPr>
              <w:jc w:val="center"/>
            </w:pPr>
            <w:r w:rsidRPr="00F74438">
              <w:rPr>
                <w:color w:val="9C5700"/>
                <w:sz w:val="20"/>
                <w:szCs w:val="20"/>
              </w:rPr>
              <w:t>P</w:t>
            </w:r>
          </w:p>
        </w:tc>
      </w:tr>
      <w:tr w:rsidR="00685712" w14:paraId="1D73294B" w14:textId="77777777" w:rsidTr="008A0682">
        <w:trPr>
          <w:trHeight w:val="225"/>
        </w:trPr>
        <w:tc>
          <w:tcPr>
            <w:tcW w:w="1627" w:type="dxa"/>
            <w:vAlign w:val="center"/>
          </w:tcPr>
          <w:p w14:paraId="1FF80B92" w14:textId="7207D111" w:rsidR="00685712" w:rsidRPr="00685712" w:rsidRDefault="00685712" w:rsidP="008A0682">
            <w:pPr>
              <w:rPr>
                <w:b/>
              </w:rPr>
            </w:pPr>
            <w:r w:rsidRPr="00685712">
              <w:rPr>
                <w:b/>
                <w:color w:val="000000"/>
                <w:sz w:val="20"/>
                <w:szCs w:val="20"/>
              </w:rPr>
              <w:t>Zm00001d037961</w:t>
            </w:r>
          </w:p>
        </w:tc>
        <w:tc>
          <w:tcPr>
            <w:tcW w:w="912" w:type="dxa"/>
            <w:vAlign w:val="center"/>
          </w:tcPr>
          <w:p w14:paraId="09E0A86C" w14:textId="541D1BA2" w:rsidR="00685712" w:rsidRDefault="00685712" w:rsidP="008A0682">
            <w:pPr>
              <w:jc w:val="center"/>
            </w:pPr>
            <w:r>
              <w:rPr>
                <w:color w:val="9C0006"/>
                <w:sz w:val="20"/>
                <w:szCs w:val="20"/>
              </w:rPr>
              <w:t>-</w:t>
            </w:r>
          </w:p>
        </w:tc>
        <w:tc>
          <w:tcPr>
            <w:tcW w:w="912" w:type="dxa"/>
            <w:vAlign w:val="center"/>
          </w:tcPr>
          <w:p w14:paraId="0AA9FC8C" w14:textId="2E1A7E73" w:rsidR="00685712" w:rsidRDefault="00685712" w:rsidP="008A0682">
            <w:pPr>
              <w:jc w:val="center"/>
            </w:pPr>
            <w:r>
              <w:rPr>
                <w:color w:val="9C0006"/>
                <w:sz w:val="20"/>
                <w:szCs w:val="20"/>
              </w:rPr>
              <w:t>-</w:t>
            </w:r>
          </w:p>
        </w:tc>
        <w:tc>
          <w:tcPr>
            <w:tcW w:w="910" w:type="dxa"/>
            <w:vAlign w:val="center"/>
          </w:tcPr>
          <w:p w14:paraId="364A3B03" w14:textId="588A1D2E" w:rsidR="00685712" w:rsidRDefault="00685712" w:rsidP="008A0682">
            <w:pPr>
              <w:jc w:val="center"/>
            </w:pPr>
            <w:r>
              <w:rPr>
                <w:color w:val="9C0006"/>
                <w:sz w:val="20"/>
                <w:szCs w:val="20"/>
              </w:rPr>
              <w:t>-</w:t>
            </w:r>
          </w:p>
        </w:tc>
        <w:tc>
          <w:tcPr>
            <w:tcW w:w="936" w:type="dxa"/>
            <w:vAlign w:val="center"/>
          </w:tcPr>
          <w:p w14:paraId="58C6A5C0" w14:textId="747A8FD5" w:rsidR="00685712" w:rsidRDefault="00685712" w:rsidP="008A0682">
            <w:pPr>
              <w:jc w:val="center"/>
            </w:pPr>
            <w:r>
              <w:rPr>
                <w:color w:val="9C0006"/>
                <w:sz w:val="20"/>
                <w:szCs w:val="20"/>
              </w:rPr>
              <w:t>-</w:t>
            </w:r>
          </w:p>
        </w:tc>
        <w:tc>
          <w:tcPr>
            <w:tcW w:w="932" w:type="dxa"/>
            <w:vAlign w:val="center"/>
          </w:tcPr>
          <w:p w14:paraId="57D19169" w14:textId="68CF7F76" w:rsidR="00685712" w:rsidRDefault="00685712" w:rsidP="008A0682">
            <w:pPr>
              <w:jc w:val="center"/>
            </w:pPr>
            <w:r>
              <w:rPr>
                <w:color w:val="9C0006"/>
                <w:sz w:val="20"/>
                <w:szCs w:val="20"/>
              </w:rPr>
              <w:t>-</w:t>
            </w:r>
          </w:p>
        </w:tc>
        <w:tc>
          <w:tcPr>
            <w:tcW w:w="932" w:type="dxa"/>
            <w:vAlign w:val="center"/>
          </w:tcPr>
          <w:p w14:paraId="1DC4611B" w14:textId="3448764F" w:rsidR="00685712" w:rsidRDefault="00685712" w:rsidP="008A0682">
            <w:pPr>
              <w:jc w:val="center"/>
            </w:pPr>
            <w:r>
              <w:rPr>
                <w:color w:val="9C0006"/>
                <w:sz w:val="20"/>
                <w:szCs w:val="20"/>
              </w:rPr>
              <w:t>-</w:t>
            </w:r>
          </w:p>
        </w:tc>
        <w:tc>
          <w:tcPr>
            <w:tcW w:w="933" w:type="dxa"/>
            <w:vAlign w:val="center"/>
          </w:tcPr>
          <w:p w14:paraId="11CE1B3C" w14:textId="0D8D9654" w:rsidR="00685712" w:rsidRDefault="00685712" w:rsidP="008A0682">
            <w:pPr>
              <w:jc w:val="center"/>
            </w:pPr>
            <w:r>
              <w:rPr>
                <w:color w:val="9C0006"/>
                <w:sz w:val="20"/>
                <w:szCs w:val="20"/>
              </w:rPr>
              <w:t>-</w:t>
            </w:r>
          </w:p>
        </w:tc>
        <w:tc>
          <w:tcPr>
            <w:tcW w:w="933" w:type="dxa"/>
            <w:vAlign w:val="center"/>
          </w:tcPr>
          <w:p w14:paraId="2AF778C8" w14:textId="5ECF87DB" w:rsidR="00685712" w:rsidRDefault="00685712" w:rsidP="008A0682">
            <w:pPr>
              <w:jc w:val="center"/>
            </w:pPr>
            <w:r>
              <w:rPr>
                <w:color w:val="9C0006"/>
                <w:sz w:val="20"/>
                <w:szCs w:val="20"/>
              </w:rPr>
              <w:t>-</w:t>
            </w:r>
          </w:p>
        </w:tc>
      </w:tr>
      <w:tr w:rsidR="00685712" w:rsidRPr="00685712" w14:paraId="3CC28184" w14:textId="77777777" w:rsidTr="008A0682">
        <w:trPr>
          <w:trHeight w:val="215"/>
        </w:trPr>
        <w:tc>
          <w:tcPr>
            <w:tcW w:w="1627" w:type="dxa"/>
            <w:vAlign w:val="center"/>
          </w:tcPr>
          <w:p w14:paraId="4A9494C5" w14:textId="38BA0114" w:rsidR="00685712" w:rsidRPr="00685712" w:rsidRDefault="00685712" w:rsidP="008A0682">
            <w:pPr>
              <w:rPr>
                <w:b/>
              </w:rPr>
            </w:pPr>
            <w:r w:rsidRPr="00685712">
              <w:rPr>
                <w:b/>
                <w:color w:val="000000"/>
                <w:sz w:val="20"/>
                <w:szCs w:val="20"/>
              </w:rPr>
              <w:t>Zm00001d038396</w:t>
            </w:r>
          </w:p>
        </w:tc>
        <w:tc>
          <w:tcPr>
            <w:tcW w:w="912" w:type="dxa"/>
            <w:vAlign w:val="center"/>
          </w:tcPr>
          <w:p w14:paraId="411C18C4" w14:textId="52C83248" w:rsidR="00685712" w:rsidRDefault="00685712" w:rsidP="008A0682">
            <w:pPr>
              <w:jc w:val="center"/>
            </w:pPr>
            <w:r w:rsidRPr="00F74438">
              <w:rPr>
                <w:color w:val="9C5700"/>
                <w:sz w:val="20"/>
                <w:szCs w:val="20"/>
              </w:rPr>
              <w:t>P</w:t>
            </w:r>
          </w:p>
        </w:tc>
        <w:tc>
          <w:tcPr>
            <w:tcW w:w="912" w:type="dxa"/>
            <w:vAlign w:val="center"/>
          </w:tcPr>
          <w:p w14:paraId="6DEEF0D1" w14:textId="653DE213" w:rsidR="00685712" w:rsidRDefault="00685712" w:rsidP="008A0682">
            <w:pPr>
              <w:jc w:val="center"/>
            </w:pPr>
            <w:r w:rsidRPr="00F74438">
              <w:rPr>
                <w:color w:val="9C5700"/>
                <w:sz w:val="20"/>
                <w:szCs w:val="20"/>
              </w:rPr>
              <w:t>P</w:t>
            </w:r>
          </w:p>
        </w:tc>
        <w:tc>
          <w:tcPr>
            <w:tcW w:w="910" w:type="dxa"/>
            <w:vAlign w:val="center"/>
          </w:tcPr>
          <w:p w14:paraId="0299650F" w14:textId="1216DEA7" w:rsidR="00685712" w:rsidRDefault="00685712" w:rsidP="008A0682">
            <w:pPr>
              <w:jc w:val="center"/>
            </w:pPr>
            <w:r w:rsidRPr="00F74438">
              <w:rPr>
                <w:color w:val="9C5700"/>
                <w:sz w:val="20"/>
                <w:szCs w:val="20"/>
              </w:rPr>
              <w:t>P</w:t>
            </w:r>
          </w:p>
        </w:tc>
        <w:tc>
          <w:tcPr>
            <w:tcW w:w="936" w:type="dxa"/>
            <w:vAlign w:val="center"/>
          </w:tcPr>
          <w:p w14:paraId="51C6AFEA" w14:textId="126867CA" w:rsidR="00685712" w:rsidRDefault="00685712" w:rsidP="008A0682">
            <w:pPr>
              <w:jc w:val="center"/>
            </w:pPr>
            <w:r w:rsidRPr="00F74438">
              <w:rPr>
                <w:color w:val="9C5700"/>
                <w:sz w:val="20"/>
                <w:szCs w:val="20"/>
              </w:rPr>
              <w:t>P</w:t>
            </w:r>
          </w:p>
        </w:tc>
        <w:tc>
          <w:tcPr>
            <w:tcW w:w="932" w:type="dxa"/>
            <w:vAlign w:val="center"/>
          </w:tcPr>
          <w:p w14:paraId="4E577814" w14:textId="4A626FEC" w:rsidR="00685712" w:rsidRDefault="00685712" w:rsidP="008A0682">
            <w:pPr>
              <w:jc w:val="center"/>
            </w:pPr>
            <w:r w:rsidRPr="00F74438">
              <w:rPr>
                <w:color w:val="9C5700"/>
                <w:sz w:val="20"/>
                <w:szCs w:val="20"/>
              </w:rPr>
              <w:t>P</w:t>
            </w:r>
          </w:p>
        </w:tc>
        <w:tc>
          <w:tcPr>
            <w:tcW w:w="932" w:type="dxa"/>
            <w:vAlign w:val="center"/>
          </w:tcPr>
          <w:p w14:paraId="0CA68078" w14:textId="3D6C8BC6" w:rsidR="00685712" w:rsidRDefault="00685712" w:rsidP="008A0682">
            <w:pPr>
              <w:jc w:val="center"/>
            </w:pPr>
            <w:r w:rsidRPr="00F74438">
              <w:rPr>
                <w:color w:val="9C5700"/>
                <w:sz w:val="20"/>
                <w:szCs w:val="20"/>
              </w:rPr>
              <w:t>P</w:t>
            </w:r>
          </w:p>
        </w:tc>
        <w:tc>
          <w:tcPr>
            <w:tcW w:w="933" w:type="dxa"/>
            <w:vAlign w:val="center"/>
          </w:tcPr>
          <w:p w14:paraId="6A9B2FF7" w14:textId="083AF902" w:rsidR="00685712" w:rsidRDefault="00685712" w:rsidP="008A0682">
            <w:pPr>
              <w:jc w:val="center"/>
            </w:pPr>
            <w:r w:rsidRPr="00F74438">
              <w:rPr>
                <w:color w:val="9C5700"/>
                <w:sz w:val="20"/>
                <w:szCs w:val="20"/>
              </w:rPr>
              <w:t>P</w:t>
            </w:r>
          </w:p>
        </w:tc>
        <w:tc>
          <w:tcPr>
            <w:tcW w:w="933" w:type="dxa"/>
            <w:vAlign w:val="center"/>
          </w:tcPr>
          <w:p w14:paraId="5E8C15A8" w14:textId="596F7F8B" w:rsidR="00685712" w:rsidRDefault="00685712" w:rsidP="008A0682">
            <w:pPr>
              <w:jc w:val="center"/>
            </w:pPr>
            <w:r w:rsidRPr="00F74438">
              <w:rPr>
                <w:color w:val="9C5700"/>
                <w:sz w:val="20"/>
                <w:szCs w:val="20"/>
              </w:rPr>
              <w:t>P</w:t>
            </w:r>
          </w:p>
        </w:tc>
      </w:tr>
      <w:tr w:rsidR="00685712" w14:paraId="4F0657CA" w14:textId="77777777" w:rsidTr="008A0682">
        <w:trPr>
          <w:trHeight w:val="225"/>
        </w:trPr>
        <w:tc>
          <w:tcPr>
            <w:tcW w:w="1627" w:type="dxa"/>
            <w:tcBorders>
              <w:bottom w:val="single" w:sz="4" w:space="0" w:color="auto"/>
            </w:tcBorders>
            <w:vAlign w:val="center"/>
          </w:tcPr>
          <w:p w14:paraId="7364F962" w14:textId="257CCBB8" w:rsidR="00685712" w:rsidRPr="00685712" w:rsidRDefault="00685712" w:rsidP="008A0682">
            <w:pPr>
              <w:rPr>
                <w:b/>
              </w:rPr>
            </w:pPr>
            <w:r w:rsidRPr="00685712">
              <w:rPr>
                <w:b/>
                <w:color w:val="000000"/>
                <w:sz w:val="20"/>
                <w:szCs w:val="20"/>
              </w:rPr>
              <w:t>Zm00001d049443</w:t>
            </w:r>
          </w:p>
        </w:tc>
        <w:tc>
          <w:tcPr>
            <w:tcW w:w="912" w:type="dxa"/>
            <w:tcBorders>
              <w:bottom w:val="single" w:sz="4" w:space="0" w:color="auto"/>
            </w:tcBorders>
            <w:vAlign w:val="center"/>
          </w:tcPr>
          <w:p w14:paraId="03C012D3" w14:textId="420B260D" w:rsidR="00685712" w:rsidRDefault="00685712" w:rsidP="008A0682">
            <w:pPr>
              <w:jc w:val="center"/>
            </w:pPr>
            <w:r>
              <w:rPr>
                <w:color w:val="9C0006"/>
                <w:sz w:val="20"/>
                <w:szCs w:val="20"/>
              </w:rPr>
              <w:t>-</w:t>
            </w:r>
          </w:p>
        </w:tc>
        <w:tc>
          <w:tcPr>
            <w:tcW w:w="912" w:type="dxa"/>
            <w:tcBorders>
              <w:bottom w:val="single" w:sz="4" w:space="0" w:color="auto"/>
            </w:tcBorders>
            <w:vAlign w:val="center"/>
          </w:tcPr>
          <w:p w14:paraId="7A9EE39E" w14:textId="79EA6198" w:rsidR="00685712" w:rsidRDefault="00685712" w:rsidP="008A0682">
            <w:pPr>
              <w:jc w:val="center"/>
            </w:pPr>
            <w:r w:rsidRPr="00F74438">
              <w:rPr>
                <w:color w:val="9C5700"/>
                <w:sz w:val="20"/>
                <w:szCs w:val="20"/>
              </w:rPr>
              <w:t>P</w:t>
            </w:r>
          </w:p>
        </w:tc>
        <w:tc>
          <w:tcPr>
            <w:tcW w:w="910" w:type="dxa"/>
            <w:tcBorders>
              <w:bottom w:val="single" w:sz="4" w:space="0" w:color="auto"/>
            </w:tcBorders>
            <w:vAlign w:val="center"/>
          </w:tcPr>
          <w:p w14:paraId="3C8F22BA" w14:textId="2FAF0313" w:rsidR="00685712" w:rsidRDefault="00685712" w:rsidP="008A0682">
            <w:pPr>
              <w:jc w:val="center"/>
            </w:pPr>
            <w:r w:rsidRPr="00F74438">
              <w:rPr>
                <w:color w:val="9C5700"/>
                <w:sz w:val="20"/>
                <w:szCs w:val="20"/>
              </w:rPr>
              <w:t>P</w:t>
            </w:r>
          </w:p>
        </w:tc>
        <w:tc>
          <w:tcPr>
            <w:tcW w:w="936" w:type="dxa"/>
            <w:tcBorders>
              <w:bottom w:val="single" w:sz="4" w:space="0" w:color="auto"/>
            </w:tcBorders>
            <w:vAlign w:val="center"/>
          </w:tcPr>
          <w:p w14:paraId="5A341D00" w14:textId="6815B74F" w:rsidR="00685712" w:rsidRDefault="00685712" w:rsidP="008A0682">
            <w:pPr>
              <w:jc w:val="center"/>
            </w:pPr>
            <w:r w:rsidRPr="00F74438">
              <w:rPr>
                <w:color w:val="9C5700"/>
                <w:sz w:val="20"/>
                <w:szCs w:val="20"/>
              </w:rPr>
              <w:t>P</w:t>
            </w:r>
          </w:p>
        </w:tc>
        <w:tc>
          <w:tcPr>
            <w:tcW w:w="932" w:type="dxa"/>
            <w:tcBorders>
              <w:bottom w:val="single" w:sz="4" w:space="0" w:color="auto"/>
            </w:tcBorders>
            <w:vAlign w:val="center"/>
          </w:tcPr>
          <w:p w14:paraId="1C496444" w14:textId="24262F83" w:rsidR="00685712" w:rsidRDefault="00685712" w:rsidP="008A0682">
            <w:pPr>
              <w:jc w:val="center"/>
            </w:pPr>
            <w:r w:rsidRPr="00F74438">
              <w:rPr>
                <w:color w:val="9C5700"/>
                <w:sz w:val="20"/>
                <w:szCs w:val="20"/>
              </w:rPr>
              <w:t>P</w:t>
            </w:r>
          </w:p>
        </w:tc>
        <w:tc>
          <w:tcPr>
            <w:tcW w:w="932" w:type="dxa"/>
            <w:tcBorders>
              <w:bottom w:val="single" w:sz="4" w:space="0" w:color="auto"/>
            </w:tcBorders>
            <w:vAlign w:val="center"/>
          </w:tcPr>
          <w:p w14:paraId="46984152" w14:textId="67F977F3" w:rsidR="00685712" w:rsidRDefault="00685712" w:rsidP="008A0682">
            <w:pPr>
              <w:jc w:val="center"/>
            </w:pPr>
            <w:r w:rsidRPr="00F74438">
              <w:rPr>
                <w:color w:val="9C5700"/>
                <w:sz w:val="20"/>
                <w:szCs w:val="20"/>
              </w:rPr>
              <w:t>P</w:t>
            </w:r>
          </w:p>
        </w:tc>
        <w:tc>
          <w:tcPr>
            <w:tcW w:w="933" w:type="dxa"/>
            <w:tcBorders>
              <w:bottom w:val="single" w:sz="4" w:space="0" w:color="auto"/>
            </w:tcBorders>
            <w:vAlign w:val="center"/>
          </w:tcPr>
          <w:p w14:paraId="5A0EBE9B" w14:textId="687B8A6E" w:rsidR="00685712" w:rsidRDefault="00685712" w:rsidP="008A0682">
            <w:pPr>
              <w:jc w:val="center"/>
            </w:pPr>
            <w:r w:rsidRPr="00F74438">
              <w:rPr>
                <w:color w:val="9C5700"/>
                <w:sz w:val="20"/>
                <w:szCs w:val="20"/>
              </w:rPr>
              <w:t>P</w:t>
            </w:r>
          </w:p>
        </w:tc>
        <w:tc>
          <w:tcPr>
            <w:tcW w:w="933" w:type="dxa"/>
            <w:tcBorders>
              <w:bottom w:val="single" w:sz="4" w:space="0" w:color="auto"/>
            </w:tcBorders>
            <w:vAlign w:val="center"/>
          </w:tcPr>
          <w:p w14:paraId="02B315A8" w14:textId="667A800A" w:rsidR="00685712" w:rsidRDefault="00685712" w:rsidP="008A0682">
            <w:pPr>
              <w:jc w:val="center"/>
            </w:pPr>
            <w:r w:rsidRPr="00F74438">
              <w:rPr>
                <w:color w:val="9C5700"/>
                <w:sz w:val="20"/>
                <w:szCs w:val="20"/>
              </w:rPr>
              <w:t>P</w:t>
            </w:r>
          </w:p>
        </w:tc>
      </w:tr>
      <w:tr w:rsidR="008A0682" w14:paraId="32753C7F" w14:textId="77777777" w:rsidTr="008A0682">
        <w:trPr>
          <w:trHeight w:val="225"/>
        </w:trPr>
        <w:tc>
          <w:tcPr>
            <w:tcW w:w="9027" w:type="dxa"/>
            <w:gridSpan w:val="9"/>
            <w:tcBorders>
              <w:top w:val="single" w:sz="4" w:space="0" w:color="auto"/>
            </w:tcBorders>
            <w:vAlign w:val="center"/>
          </w:tcPr>
          <w:p w14:paraId="118B9239" w14:textId="2CE628A3" w:rsidR="008A0682" w:rsidRPr="00F74438" w:rsidRDefault="008A0682" w:rsidP="008A0682">
            <w:pPr>
              <w:jc w:val="center"/>
              <w:rPr>
                <w:color w:val="9C5700"/>
                <w:sz w:val="20"/>
                <w:szCs w:val="20"/>
              </w:rPr>
            </w:pPr>
            <w:r w:rsidRPr="008A0682">
              <w:rPr>
                <w:sz w:val="20"/>
                <w:szCs w:val="20"/>
              </w:rPr>
              <w:t xml:space="preserve">Legend: </w:t>
            </w:r>
            <w:r w:rsidRPr="00F74438">
              <w:rPr>
                <w:color w:val="006100"/>
                <w:sz w:val="20"/>
                <w:szCs w:val="20"/>
              </w:rPr>
              <w:t>I</w:t>
            </w:r>
            <w:r w:rsidR="007D7C19">
              <w:rPr>
                <w:color w:val="006100"/>
                <w:sz w:val="20"/>
                <w:szCs w:val="20"/>
              </w:rPr>
              <w:t xml:space="preserve"> </w:t>
            </w:r>
            <w:r w:rsidRPr="008A0682">
              <w:rPr>
                <w:sz w:val="20"/>
                <w:szCs w:val="20"/>
              </w:rPr>
              <w:t>=</w:t>
            </w:r>
            <w:r w:rsidR="007D7C19">
              <w:rPr>
                <w:sz w:val="20"/>
                <w:szCs w:val="20"/>
              </w:rPr>
              <w:t xml:space="preserve"> </w:t>
            </w:r>
            <w:r w:rsidRPr="008A0682">
              <w:rPr>
                <w:sz w:val="20"/>
                <w:szCs w:val="20"/>
              </w:rPr>
              <w:t>Identical</w:t>
            </w:r>
            <w:r>
              <w:rPr>
                <w:sz w:val="20"/>
                <w:szCs w:val="20"/>
              </w:rPr>
              <w:t xml:space="preserve">; </w:t>
            </w:r>
            <w:r w:rsidRPr="00F74438">
              <w:rPr>
                <w:color w:val="9C5700"/>
                <w:sz w:val="20"/>
                <w:szCs w:val="20"/>
              </w:rPr>
              <w:t>P</w:t>
            </w:r>
            <w:r w:rsidR="007D7C19">
              <w:rPr>
                <w:color w:val="9C5700"/>
                <w:sz w:val="20"/>
                <w:szCs w:val="20"/>
              </w:rPr>
              <w:t xml:space="preserve"> </w:t>
            </w:r>
            <w:r w:rsidRPr="008A0682">
              <w:rPr>
                <w:sz w:val="20"/>
                <w:szCs w:val="20"/>
              </w:rPr>
              <w:t>=</w:t>
            </w:r>
            <w:r w:rsidR="007D7C19">
              <w:rPr>
                <w:sz w:val="20"/>
                <w:szCs w:val="20"/>
              </w:rPr>
              <w:t xml:space="preserve"> </w:t>
            </w:r>
            <w:r w:rsidRPr="008A0682">
              <w:rPr>
                <w:sz w:val="20"/>
                <w:szCs w:val="20"/>
              </w:rPr>
              <w:t>Polymorphic</w:t>
            </w:r>
            <w:r w:rsidR="007D7C19">
              <w:rPr>
                <w:sz w:val="20"/>
                <w:szCs w:val="20"/>
              </w:rPr>
              <w:t xml:space="preserve">; </w:t>
            </w:r>
            <w:r w:rsidR="007D7C19">
              <w:rPr>
                <w:color w:val="9C0006"/>
                <w:sz w:val="20"/>
                <w:szCs w:val="20"/>
              </w:rPr>
              <w:t>-</w:t>
            </w:r>
            <w:r w:rsidR="007D7C19">
              <w:rPr>
                <w:color w:val="9C0006"/>
                <w:sz w:val="20"/>
                <w:szCs w:val="20"/>
              </w:rPr>
              <w:t xml:space="preserve"> </w:t>
            </w:r>
            <w:r w:rsidR="007D7C19" w:rsidRPr="007D7C19">
              <w:rPr>
                <w:sz w:val="20"/>
                <w:szCs w:val="20"/>
              </w:rPr>
              <w:t>=</w:t>
            </w:r>
            <w:r w:rsidR="007D7C19">
              <w:rPr>
                <w:sz w:val="20"/>
                <w:szCs w:val="20"/>
              </w:rPr>
              <w:t xml:space="preserve"> </w:t>
            </w:r>
            <w:r w:rsidR="007D7C19" w:rsidRPr="007D7C19">
              <w:rPr>
                <w:sz w:val="20"/>
                <w:szCs w:val="20"/>
              </w:rPr>
              <w:t>No annotation</w:t>
            </w:r>
          </w:p>
        </w:tc>
      </w:tr>
    </w:tbl>
    <w:p w14:paraId="0347009B" w14:textId="77777777" w:rsidR="00F74438" w:rsidRDefault="00F74438" w:rsidP="008A0682"/>
    <w:p w14:paraId="5B0D9BCB" w14:textId="2202D56E" w:rsidR="00744C92" w:rsidRDefault="00744C92" w:rsidP="008A0682">
      <w:pPr>
        <w:pStyle w:val="Caption"/>
        <w:jc w:val="center"/>
      </w:pPr>
      <w:bookmarkStart w:id="405" w:name="_Toc100166008"/>
      <w:bookmarkStart w:id="406" w:name="_Toc100319507"/>
      <w:bookmarkStart w:id="407" w:name="_Toc100320747"/>
      <w:bookmarkStart w:id="408" w:name="_Toc100320951"/>
      <w:r>
        <w:t xml:space="preserve">Table </w:t>
      </w:r>
      <w:r>
        <w:fldChar w:fldCharType="begin"/>
      </w:r>
      <w:r>
        <w:instrText xml:space="preserve"> SEQ Table \* ARABIC </w:instrText>
      </w:r>
      <w:r>
        <w:fldChar w:fldCharType="separate"/>
      </w:r>
      <w:r w:rsidR="0022790E">
        <w:rPr>
          <w:noProof/>
        </w:rPr>
        <w:t>3</w:t>
      </w:r>
      <w:r>
        <w:fldChar w:fldCharType="end"/>
      </w:r>
      <w:r>
        <w:t xml:space="preserve">: </w:t>
      </w:r>
      <w:ins w:id="409" w:author="Lin, Yan Cheng" w:date="2022-04-07T17:29:00Z">
        <w:r w:rsidR="008F6BE1">
          <w:t xml:space="preserve">Summary </w:t>
        </w:r>
      </w:ins>
      <w:ins w:id="410" w:author="Lin, Yan Cheng" w:date="2022-04-07T17:30:00Z">
        <w:r w:rsidR="008F6BE1">
          <w:t>table of target gene annotations</w:t>
        </w:r>
      </w:ins>
      <w:bookmarkEnd w:id="406"/>
      <w:bookmarkEnd w:id="407"/>
      <w:bookmarkEnd w:id="408"/>
      <w:del w:id="411" w:author="Lin, Yan Cheng" w:date="2022-04-07T17:29:00Z">
        <w:r w:rsidDel="008F6BE1">
          <w:delText>Gene prediction classifications</w:delText>
        </w:r>
      </w:del>
      <w:bookmarkEnd w:id="405"/>
    </w:p>
    <w:p w14:paraId="11D6E8F0" w14:textId="69987794" w:rsidR="008D5AC7" w:rsidRPr="00CB784C" w:rsidRDefault="00FA7C7E" w:rsidP="008A0682">
      <w:pPr>
        <w:pStyle w:val="KapitelIII"/>
        <w:spacing w:line="240" w:lineRule="auto"/>
      </w:pPr>
      <w:bookmarkStart w:id="412" w:name="_Toc100320929"/>
      <w:r w:rsidRPr="00CB784C">
        <w:t>Malic enzyme7</w:t>
      </w:r>
      <w:r w:rsidR="00952F2C">
        <w:t>:</w:t>
      </w:r>
      <w:bookmarkEnd w:id="412"/>
    </w:p>
    <w:p w14:paraId="7CB30A56" w14:textId="3225A106" w:rsidR="008D5AC7" w:rsidRPr="00CB784C" w:rsidRDefault="008D5AC7" w:rsidP="008A0682">
      <w:r w:rsidRPr="00CB784C">
        <w:t>The gene model coding for Malic enzyme7, Zm00001d037961, produced no annotation in any of the 8 parent</w:t>
      </w:r>
      <w:r w:rsidR="001862D7">
        <w:t>al</w:t>
      </w:r>
      <w:r w:rsidRPr="00CB784C">
        <w:t xml:space="preserve"> lines. BLAST results using the reference genome as the subject and the canonical transcript for the query displayed sequence </w:t>
      </w:r>
      <w:r w:rsidR="006A6B8E">
        <w:t>similarity</w:t>
      </w:r>
      <w:r w:rsidRPr="00CB784C">
        <w:t xml:space="preserve"> in several locations throughout the genome. BLAST hits were returned from chromosome 6 (the annotation localization in the reference control), 1, 2, 3, 4, 5, and 10. These results are logical as there are 7 malic enzyme homologs characterized in maize and each is localized </w:t>
      </w:r>
      <w:r w:rsidR="00766831">
        <w:t>on its own chromosome</w:t>
      </w:r>
      <w:r w:rsidRPr="00CB784C">
        <w:t>.</w:t>
      </w:r>
      <w:r w:rsidR="00B879FE">
        <w:t xml:space="preserve"> Moreover</w:t>
      </w:r>
      <w:r w:rsidRPr="00CB784C">
        <w:t>,</w:t>
      </w:r>
      <w:r w:rsidR="00B879FE">
        <w:t xml:space="preserve"> there</w:t>
      </w:r>
      <w:r w:rsidRPr="00CB784C">
        <w:t xml:space="preserve"> was a 377 </w:t>
      </w:r>
      <w:del w:id="413" w:author="Lin, Yan Cheng" w:date="2022-04-07T17:32:00Z">
        <w:r w:rsidRPr="00CB784C" w:rsidDel="008358E5">
          <w:delText>base pair</w:delText>
        </w:r>
      </w:del>
      <w:ins w:id="414" w:author="Lin, Yan Cheng" w:date="2022-04-07T17:32:00Z">
        <w:r w:rsidR="008358E5">
          <w:t>bp</w:t>
        </w:r>
      </w:ins>
      <w:r w:rsidRPr="00CB784C">
        <w:t xml:space="preserve"> duplication</w:t>
      </w:r>
      <w:ins w:id="415" w:author="Lin, Yan Cheng" w:date="2022-04-07T17:33:00Z">
        <w:r w:rsidR="008358E5">
          <w:t xml:space="preserve"> of </w:t>
        </w:r>
      </w:ins>
      <w:r w:rsidR="006A6B8E">
        <w:t>one of the</w:t>
      </w:r>
      <w:ins w:id="416" w:author="Lin, Yan Cheng" w:date="2022-04-07T17:33:00Z">
        <w:r w:rsidR="008358E5">
          <w:t xml:space="preserve"> gene</w:t>
        </w:r>
      </w:ins>
      <w:r w:rsidR="006A6B8E">
        <w:t>’s exons</w:t>
      </w:r>
      <w:r w:rsidRPr="00CB784C">
        <w:t xml:space="preserve"> with 100% identity located only approximately 50kb away from the annotated localization. The presence of multiple homologs within the genome </w:t>
      </w:r>
      <w:del w:id="417" w:author="Lin, Yan Cheng" w:date="2022-04-07T17:33:00Z">
        <w:r w:rsidR="00766831" w:rsidDel="008358E5">
          <w:delText xml:space="preserve">as well as a duplication event </w:delText>
        </w:r>
      </w:del>
      <w:r w:rsidRPr="00CB784C">
        <w:t>could have</w:t>
      </w:r>
      <w:r w:rsidR="00766831">
        <w:t xml:space="preserve"> </w:t>
      </w:r>
      <w:r w:rsidRPr="00CB784C">
        <w:t>resulted in the inability of scaffold assembly for this locus in the 8 parent genomes.</w:t>
      </w:r>
    </w:p>
    <w:p w14:paraId="7BA08C8F" w14:textId="3C827DDC" w:rsidR="008D5AC7" w:rsidRPr="00CB784C" w:rsidRDefault="00FA7C7E" w:rsidP="008A0682">
      <w:pPr>
        <w:pStyle w:val="KapitelIII"/>
        <w:spacing w:line="240" w:lineRule="auto"/>
      </w:pPr>
      <w:bookmarkStart w:id="418" w:name="_Toc100320930"/>
      <w:r w:rsidRPr="00CB784C">
        <w:t>Barren Stalk2</w:t>
      </w:r>
      <w:r w:rsidR="00952F2C">
        <w:t>:</w:t>
      </w:r>
      <w:bookmarkEnd w:id="418"/>
    </w:p>
    <w:p w14:paraId="593D4BF3" w14:textId="2A50E631" w:rsidR="008D5AC7" w:rsidRPr="00CB784C" w:rsidRDefault="008D5AC7" w:rsidP="008A0682">
      <w:r w:rsidRPr="00CB784C">
        <w:t>The gene model coding for barren stalk2 (Zm00001d003897) produced an annotation in only 4 parents and the multiple sequence alignment showed significant polymorphisms between all 5 gene model annotations. Inspecting the reference GFF</w:t>
      </w:r>
      <w:r w:rsidR="00442C04">
        <w:t xml:space="preserve"> annotation</w:t>
      </w:r>
      <w:r w:rsidRPr="00CB784C">
        <w:t xml:space="preserve"> shows that</w:t>
      </w:r>
      <w:r w:rsidR="00185C94">
        <w:t xml:space="preserve"> the gene has a</w:t>
      </w:r>
      <w:ins w:id="419" w:author="Lin, Yan Cheng" w:date="2022-04-07T17:34:00Z">
        <w:r w:rsidR="00736D6F">
          <w:t>n</w:t>
        </w:r>
      </w:ins>
      <w:r w:rsidR="00185C94">
        <w:t xml:space="preserve"> intron</w:t>
      </w:r>
      <w:r w:rsidR="00A94FE7">
        <w:t xml:space="preserve"> </w:t>
      </w:r>
      <w:r w:rsidR="006A6B8E">
        <w:t>approximately</w:t>
      </w:r>
      <w:r w:rsidR="00A94FE7">
        <w:t xml:space="preserve"> 10.5 Kb</w:t>
      </w:r>
      <w:r w:rsidR="006A6B8E">
        <w:t xml:space="preserve"> in length</w:t>
      </w:r>
      <w:r w:rsidR="00751D7C">
        <w:t xml:space="preserve">, which </w:t>
      </w:r>
      <w:r w:rsidR="00A94FE7">
        <w:t>results</w:t>
      </w:r>
      <w:r w:rsidR="00442C04">
        <w:t xml:space="preserve"> </w:t>
      </w:r>
      <w:r w:rsidR="00A94FE7">
        <w:t>in</w:t>
      </w:r>
      <w:r w:rsidR="00751D7C">
        <w:t xml:space="preserve"> </w:t>
      </w:r>
      <w:r w:rsidR="006A6B8E">
        <w:t xml:space="preserve">a reference transcript of </w:t>
      </w:r>
      <w:r w:rsidR="00751D7C">
        <w:t>12,753 bp.</w:t>
      </w:r>
      <w:r w:rsidRPr="00CB784C">
        <w:t xml:space="preserve"> Given this gene’s length is longer than the mean N50 for the 8 parent assemblies, the lack of accurate annotation is not particularly unexpected. </w:t>
      </w:r>
      <w:r w:rsidR="001F488E">
        <w:t>BLAST results show the</w:t>
      </w:r>
      <w:r w:rsidRPr="00CB784C">
        <w:t xml:space="preserve"> reference exon sequence </w:t>
      </w:r>
      <w:r w:rsidR="00DC0F04" w:rsidRPr="00CB784C">
        <w:t>splits</w:t>
      </w:r>
      <w:r w:rsidR="006A6B8E">
        <w:t xml:space="preserve"> </w:t>
      </w:r>
      <w:r w:rsidRPr="00CB784C">
        <w:t xml:space="preserve">onto 2 or more separate scaffolds in all but 2 parents: F888 and Lo1270. These results </w:t>
      </w:r>
      <w:r w:rsidR="001F488E">
        <w:t xml:space="preserve">suggest incomplete annotations in the remaining 6 parents resulting in false positive identification of protein polymorphisms. </w:t>
      </w:r>
      <w:r w:rsidR="00DE7F4A">
        <w:t xml:space="preserve">Parent </w:t>
      </w:r>
      <w:r w:rsidRPr="00CB784C">
        <w:t xml:space="preserve">F888 shows a significant truncation accounting for 99 amino acids at the </w:t>
      </w:r>
      <w:r w:rsidR="001F488E">
        <w:t>3’ end</w:t>
      </w:r>
      <w:r w:rsidR="001F488E" w:rsidRPr="00CB784C">
        <w:t xml:space="preserve"> </w:t>
      </w:r>
      <w:r w:rsidRPr="00CB784C">
        <w:t xml:space="preserve">of the protein sequence. BLAST results for F888 show the </w:t>
      </w:r>
      <w:r w:rsidR="001F488E">
        <w:t xml:space="preserve">reference </w:t>
      </w:r>
      <w:r w:rsidRPr="00CB784C">
        <w:t xml:space="preserve">exon sequence maps </w:t>
      </w:r>
      <w:del w:id="420" w:author="Lin, Yan Cheng" w:date="2022-04-07T17:36:00Z">
        <w:r w:rsidRPr="00CB784C" w:rsidDel="00736D6F">
          <w:delText xml:space="preserve">confidently </w:delText>
        </w:r>
      </w:del>
      <w:r w:rsidR="001F488E">
        <w:t>completely onto</w:t>
      </w:r>
      <w:r w:rsidRPr="00CB784C">
        <w:t xml:space="preserve"> one scaffold</w:t>
      </w:r>
      <w:r w:rsidR="001F488E">
        <w:t xml:space="preserve"> suggesting annotation was potentially successful, but frame shift mutations could be responsible for </w:t>
      </w:r>
      <w:r w:rsidR="005B4052">
        <w:t>the protein polymorphism.</w:t>
      </w:r>
      <w:r w:rsidRPr="00CB784C">
        <w:t xml:space="preserve"> The resulting </w:t>
      </w:r>
      <w:r w:rsidR="00506896">
        <w:t xml:space="preserve">predicted </w:t>
      </w:r>
      <w:r w:rsidR="005B4052">
        <w:t xml:space="preserve">protein </w:t>
      </w:r>
      <w:r w:rsidRPr="00CB784C">
        <w:t>variation</w:t>
      </w:r>
      <w:r w:rsidR="005B4052">
        <w:t xml:space="preserve"> could be of interest for further investigation.</w:t>
      </w:r>
    </w:p>
    <w:p w14:paraId="13685DBF" w14:textId="181C4929" w:rsidR="008D5AC7" w:rsidRPr="00CB784C" w:rsidRDefault="00FA7C7E" w:rsidP="008A0682">
      <w:pPr>
        <w:pStyle w:val="KapitelIII"/>
        <w:spacing w:line="240" w:lineRule="auto"/>
      </w:pPr>
      <w:bookmarkStart w:id="421" w:name="_Toc100320931"/>
      <w:r w:rsidRPr="00CB784C">
        <w:lastRenderedPageBreak/>
        <w:t>Phosphatase homolog70</w:t>
      </w:r>
      <w:r w:rsidR="00952F2C">
        <w:t>:</w:t>
      </w:r>
      <w:bookmarkEnd w:id="421"/>
    </w:p>
    <w:p w14:paraId="25E1151F" w14:textId="68A94C6C" w:rsidR="008D5AC7" w:rsidRPr="00CB784C" w:rsidRDefault="008D5AC7" w:rsidP="008A0682">
      <w:r w:rsidRPr="00CB784C">
        <w:t xml:space="preserve">The gene model coding for protein phosphatase homolog70, Zm00001d000302, produced gene annotation in all 8 parents. Parent Lo1270 showed a </w:t>
      </w:r>
      <w:r w:rsidR="00506896">
        <w:t xml:space="preserve">3’ </w:t>
      </w:r>
      <w:r w:rsidRPr="00CB784C">
        <w:t>protein truncation of 84 amino acids</w:t>
      </w:r>
      <w:r w:rsidR="00506896">
        <w:t xml:space="preserve">. </w:t>
      </w:r>
      <w:r w:rsidRPr="00CB784C">
        <w:t>BLAST results between this parent and the reference exon sequence show high sequence</w:t>
      </w:r>
      <w:del w:id="422" w:author="Lin, Yan Cheng" w:date="2022-04-07T17:36:00Z">
        <w:r w:rsidRPr="00CB784C" w:rsidDel="00557131">
          <w:delText xml:space="preserve"> </w:delText>
        </w:r>
      </w:del>
      <w:commentRangeStart w:id="423"/>
      <w:r w:rsidR="001862D7">
        <w:t xml:space="preserve"> similarity</w:t>
      </w:r>
      <w:commentRangeEnd w:id="423"/>
      <w:r w:rsidR="001862D7">
        <w:rPr>
          <w:rStyle w:val="CommentReference"/>
        </w:rPr>
        <w:commentReference w:id="423"/>
      </w:r>
      <w:r w:rsidR="00FE197B">
        <w:t xml:space="preserve"> </w:t>
      </w:r>
      <w:r w:rsidRPr="00CB784C">
        <w:t>from the beginning of the exon through 939 base pairs</w:t>
      </w:r>
      <w:r w:rsidR="00FE197B">
        <w:t xml:space="preserve">, and a </w:t>
      </w:r>
      <w:del w:id="424" w:author="Lin, Yan Cheng" w:date="2022-04-07T17:40:00Z">
        <w:r w:rsidR="00506896" w:rsidDel="00557131">
          <w:delText>predicted</w:delText>
        </w:r>
        <w:r w:rsidR="00FE197B" w:rsidDel="00557131">
          <w:delText xml:space="preserve"> </w:delText>
        </w:r>
      </w:del>
      <w:ins w:id="425" w:author="Lin, Yan Cheng" w:date="2022-04-07T17:40:00Z">
        <w:r w:rsidR="00557131">
          <w:t xml:space="preserve">premature </w:t>
        </w:r>
      </w:ins>
      <w:r w:rsidR="00FE197B">
        <w:t>stop codon causing the truncation of the protein sequence in Lo1270</w:t>
      </w:r>
      <w:r w:rsidRPr="00CB784C">
        <w:t xml:space="preserve">. </w:t>
      </w:r>
      <w:r w:rsidR="00506896">
        <w:t xml:space="preserve">The predicted polymorphism could be worthy of further analysis. </w:t>
      </w:r>
      <w:r w:rsidRPr="00CB784C">
        <w:t>However, BLAST results for the reference genome and canonical transcript showed that the gene mapped to an unaligned contig</w:t>
      </w:r>
      <w:r w:rsidR="00D11826">
        <w:t>,</w:t>
      </w:r>
      <w:r w:rsidRPr="00CB784C">
        <w:t xml:space="preserve"> </w:t>
      </w:r>
      <w:r w:rsidR="00D11826">
        <w:t>while</w:t>
      </w:r>
      <w:r w:rsidR="006E1D91">
        <w:t xml:space="preserve"> later</w:t>
      </w:r>
      <w:r w:rsidR="00D11826" w:rsidRPr="00CB784C">
        <w:t xml:space="preserve"> </w:t>
      </w:r>
      <w:r w:rsidRPr="00CB784C">
        <w:t xml:space="preserve">genome assembly </w:t>
      </w:r>
      <w:r w:rsidR="00A97FD8">
        <w:t>(</w:t>
      </w:r>
      <w:r w:rsidR="0095588A">
        <w:t>RefGen_v5</w:t>
      </w:r>
      <w:r w:rsidR="00A97FD8">
        <w:t>)</w:t>
      </w:r>
      <w:r w:rsidRPr="00CB784C">
        <w:t xml:space="preserve"> for B73 localized the gene to chromosome 4. This suggests this gene is associated with genomic regions with underlying assembly problems</w:t>
      </w:r>
      <w:r w:rsidR="002D2813">
        <w:t xml:space="preserve"> in the version used in this study</w:t>
      </w:r>
      <w:r w:rsidRPr="00CB784C">
        <w:t xml:space="preserve">. For these reasons, the annotations produced for this gene within the workflow should be cautiously considered. The presence of gene predictions on unaligned contigs presents another potential obstacle in the demonstrated workflow. </w:t>
      </w:r>
    </w:p>
    <w:p w14:paraId="46F40A99" w14:textId="7E4AFB8A" w:rsidR="008D5AC7" w:rsidRPr="00CB784C" w:rsidRDefault="00FA7C7E" w:rsidP="008A0682">
      <w:pPr>
        <w:pStyle w:val="KapitelIII"/>
        <w:spacing w:line="240" w:lineRule="auto"/>
      </w:pPr>
      <w:bookmarkStart w:id="426" w:name="_Toc100320932"/>
      <w:r w:rsidRPr="00CB784C">
        <w:t>Outer cell layer5</w:t>
      </w:r>
      <w:r w:rsidR="00952F2C">
        <w:t>:</w:t>
      </w:r>
      <w:bookmarkEnd w:id="426"/>
    </w:p>
    <w:p w14:paraId="1B475C3C" w14:textId="35FF4A7D" w:rsidR="008D5AC7" w:rsidRPr="00CB784C" w:rsidRDefault="008D5AC7" w:rsidP="008A0682">
      <w:r w:rsidRPr="00CB784C">
        <w:t>The gene model for outer cell layer5, Zm00001d049443, successfully annotated 7 of the 8 parents. However, B106 did not produce an annotation. BLAST results show the target gene returns confident hits on three separate scaffolds. Inspection of the nucleotide sequence FASTA for these scaffolds shows the presence of many uncalled bases</w:t>
      </w:r>
      <w:r w:rsidR="004579B5">
        <w:t>, N,</w:t>
      </w:r>
      <w:r w:rsidRPr="00CB784C">
        <w:t xml:space="preserve"> and therefore a likely low confidence assembly.</w:t>
      </w:r>
    </w:p>
    <w:p w14:paraId="1BAA3CAC" w14:textId="6622007D" w:rsidR="008D5AC7" w:rsidRPr="00CB784C" w:rsidRDefault="00FA7C7E" w:rsidP="008A0682">
      <w:pPr>
        <w:pStyle w:val="KapitelIII"/>
        <w:spacing w:line="240" w:lineRule="auto"/>
      </w:pPr>
      <w:bookmarkStart w:id="427" w:name="_Toc100320933"/>
      <w:r w:rsidRPr="00CB784C">
        <w:t>Calcium dependent protein kinase4</w:t>
      </w:r>
      <w:r w:rsidR="00952F2C">
        <w:t>:</w:t>
      </w:r>
      <w:bookmarkEnd w:id="427"/>
    </w:p>
    <w:p w14:paraId="6CE641E9" w14:textId="54993B6A" w:rsidR="008D5AC7" w:rsidRPr="00CB784C" w:rsidRDefault="008D5AC7" w:rsidP="008A0682">
      <w:r w:rsidRPr="00CB784C">
        <w:t xml:space="preserve">The gene model for calcium dependent protein kinase4, Zm00001d026018, generated an annotation in all 8 parents. However, B107 </w:t>
      </w:r>
      <w:commentRangeStart w:id="428"/>
      <w:r w:rsidRPr="00CB784C">
        <w:t xml:space="preserve">shows a significant </w:t>
      </w:r>
      <w:r w:rsidR="005B4052">
        <w:t xml:space="preserve">5’ </w:t>
      </w:r>
      <w:r w:rsidRPr="00CB784C">
        <w:t xml:space="preserve">truncation </w:t>
      </w:r>
      <w:commentRangeEnd w:id="428"/>
      <w:r w:rsidR="00347BFA">
        <w:rPr>
          <w:rStyle w:val="CommentReference"/>
        </w:rPr>
        <w:commentReference w:id="428"/>
      </w:r>
      <w:r w:rsidRPr="00CB784C">
        <w:t xml:space="preserve">in the multiple </w:t>
      </w:r>
      <w:r w:rsidR="00F60A5D">
        <w:t xml:space="preserve">sequence </w:t>
      </w:r>
      <w:r w:rsidRPr="00CB784C">
        <w:t>alignment. BLAST results show that the polymorphism detected is likely a result of assembly error. BLAST hits are confidently placed on 3 scaffolds, which split the CDS at the location where the truncation is seen. However, the whole sequence is accounted for between all the scaffolds. Presumably the intronic sequence connecting the scaffolds was not accurately assembled and therefore the transcript sequence was not assembled completely on the same scaffold. Parents Lo1056, Lo1270, and Lo1290 showed polymorphism with identical</w:t>
      </w:r>
      <w:r w:rsidR="00506896">
        <w:t xml:space="preserve"> 3’</w:t>
      </w:r>
      <w:r w:rsidRPr="00CB784C">
        <w:t xml:space="preserve"> truncations of the protein sequence accounting for 30 amino acids. </w:t>
      </w:r>
      <w:r w:rsidR="007F6CBB">
        <w:t>A</w:t>
      </w:r>
      <w:r w:rsidRPr="00CB784C">
        <w:t xml:space="preserve">nalysis of the extracted exon sequence shows an apparent stop codon mutation in all 3 parents resulting in the protein sequence variant. </w:t>
      </w:r>
      <w:r w:rsidR="001B3B56">
        <w:t>Further investigation of these parents at this locus could therefore be of interest.</w:t>
      </w:r>
    </w:p>
    <w:p w14:paraId="587B8705" w14:textId="4574C77A" w:rsidR="008D5AC7" w:rsidRPr="00CB784C" w:rsidRDefault="00FA7C7E" w:rsidP="008A0682">
      <w:pPr>
        <w:pStyle w:val="KapitelIII"/>
        <w:spacing w:line="240" w:lineRule="auto"/>
      </w:pPr>
      <w:bookmarkStart w:id="429" w:name="_Toc100320934"/>
      <w:r w:rsidRPr="00CB784C">
        <w:t>Aldehyde dehydrogenase22</w:t>
      </w:r>
      <w:r w:rsidR="00952F2C">
        <w:t>:</w:t>
      </w:r>
      <w:bookmarkEnd w:id="429"/>
    </w:p>
    <w:p w14:paraId="15F7C2EE" w14:textId="2D8C5126" w:rsidR="008D5AC7" w:rsidRPr="00CB784C" w:rsidRDefault="008D5AC7" w:rsidP="008A0682">
      <w:r w:rsidRPr="00CB784C">
        <w:t xml:space="preserve">The gene model for aldehyde dehydrogenase22, Zm00001d022554, was annotated in all 8 parents. Parents B106, B107, and Lo1290 showed identical protein polymorphisms, truncating 169 amino acids </w:t>
      </w:r>
      <w:r w:rsidR="003F60FD">
        <w:t xml:space="preserve">from </w:t>
      </w:r>
      <w:r w:rsidR="0067153E">
        <w:t>the 5’ end of the</w:t>
      </w:r>
      <w:r w:rsidRPr="00CB784C">
        <w:t xml:space="preserve"> protein when compared to the reference sequence. BLAST analysis showed that the exon sequences were not substantially different in length compared to the reference for parents B106 and Lo1290. All 3 parents exhibit a notable highly polymorphic region directly preceding the predicted CDS. Uncalled bases may complicate the </w:t>
      </w:r>
      <w:r w:rsidR="0067153E">
        <w:t>assembly and</w:t>
      </w:r>
      <w:r w:rsidRPr="00CB784C">
        <w:t xml:space="preserve"> BLAST results for the 3 </w:t>
      </w:r>
      <w:r w:rsidR="008F2383" w:rsidRPr="00CB784C">
        <w:t>parents</w:t>
      </w:r>
      <w:r w:rsidR="008F2383">
        <w:t>;</w:t>
      </w:r>
      <w:r w:rsidR="0067153E">
        <w:t xml:space="preserve"> </w:t>
      </w:r>
      <w:r w:rsidR="008F2383" w:rsidRPr="00CB784C">
        <w:t>however,</w:t>
      </w:r>
      <w:r w:rsidRPr="00CB784C">
        <w:t xml:space="preserve"> the results would suggest the possibility of natural variation being present in this locus, which results in a polymorphic gene product. </w:t>
      </w:r>
      <w:r w:rsidR="0067153E">
        <w:t>Further analysis of this polymorphism could be warranted.</w:t>
      </w:r>
    </w:p>
    <w:p w14:paraId="5CFDDE74" w14:textId="50E034BD" w:rsidR="008D5AC7" w:rsidRPr="00CB784C" w:rsidRDefault="00223859" w:rsidP="008A0682">
      <w:pPr>
        <w:pStyle w:val="KapitelIII"/>
        <w:spacing w:line="240" w:lineRule="auto"/>
      </w:pPr>
      <w:bookmarkStart w:id="430" w:name="_Toc100320935"/>
      <w:r>
        <w:t>Four g</w:t>
      </w:r>
      <w:r w:rsidR="00D52C74">
        <w:t>ene</w:t>
      </w:r>
      <w:r w:rsidR="000E7867">
        <w:t>s</w:t>
      </w:r>
      <w:r>
        <w:t xml:space="preserve"> </w:t>
      </w:r>
      <w:r w:rsidR="000E7867">
        <w:t>have no significant difference in gene annotation model</w:t>
      </w:r>
      <w:r w:rsidR="00952F2C">
        <w:t>:</w:t>
      </w:r>
      <w:bookmarkEnd w:id="430"/>
    </w:p>
    <w:p w14:paraId="078D44CE" w14:textId="0F938600" w:rsidR="008D5AC7" w:rsidRPr="00CB784C" w:rsidRDefault="008D5AC7" w:rsidP="008A0682">
      <w:r w:rsidRPr="00CB784C">
        <w:t xml:space="preserve">Gene models for NF-YB homolog (Zm00001d038396), bHLH-transcription factor 124 (Zm00001d037749), AP2-EREBP-transcription factor137 (Zm00001d031861), and 1-aminocyclopropane-1-carboxylate synthase6 (Zm00001d033862) produced annotations in all </w:t>
      </w:r>
      <w:r w:rsidRPr="00CB784C">
        <w:lastRenderedPageBreak/>
        <w:t xml:space="preserve">8 parent lines with no signals of major gene product variation. </w:t>
      </w:r>
      <w:r w:rsidR="000E7867">
        <w:t>A few a</w:t>
      </w:r>
      <w:r w:rsidR="000E7867" w:rsidRPr="00CB784C">
        <w:t xml:space="preserve">mino </w:t>
      </w:r>
      <w:r w:rsidRPr="00CB784C">
        <w:t>acid substitutions and</w:t>
      </w:r>
      <w:r w:rsidR="000E7867">
        <w:t xml:space="preserve"> small scale</w:t>
      </w:r>
      <w:r w:rsidRPr="00CB784C">
        <w:t xml:space="preserve"> indels are present in these multiple sequence alignments.</w:t>
      </w:r>
      <w:del w:id="431" w:author="Lin, Yan Cheng" w:date="2022-04-07T17:43:00Z">
        <w:r w:rsidRPr="00CB784C" w:rsidDel="00BD422C">
          <w:delText xml:space="preserve"> </w:delText>
        </w:r>
      </w:del>
      <w:ins w:id="432" w:author="Lin, Yan Cheng" w:date="2022-04-07T17:44:00Z">
        <w:r w:rsidR="00BD422C">
          <w:t xml:space="preserve"> </w:t>
        </w:r>
      </w:ins>
      <w:ins w:id="433" w:author="Lin, Yan Cheng" w:date="2022-04-07T17:46:00Z">
        <w:r w:rsidR="00927EF7">
          <w:t xml:space="preserve">Although </w:t>
        </w:r>
      </w:ins>
      <w:ins w:id="434" w:author="Lin, Yan Cheng" w:date="2022-04-07T17:47:00Z">
        <w:r w:rsidR="00927EF7">
          <w:t xml:space="preserve">the sequence polymorphisms among the 8 parents are not </w:t>
        </w:r>
      </w:ins>
      <w:r w:rsidR="00F60A5D">
        <w:t>large</w:t>
      </w:r>
      <w:ins w:id="435" w:author="Lin, Yan Cheng" w:date="2022-04-07T17:47:00Z">
        <w:r w:rsidR="00927EF7">
          <w:t>,</w:t>
        </w:r>
      </w:ins>
      <w:ins w:id="436" w:author="Lin, Yan Cheng" w:date="2022-04-07T17:48:00Z">
        <w:r w:rsidR="00927EF7">
          <w:t xml:space="preserve"> </w:t>
        </w:r>
      </w:ins>
      <w:ins w:id="437" w:author="Lin, Yan Cheng" w:date="2022-04-07T17:49:00Z">
        <w:r w:rsidR="00927EF7">
          <w:t xml:space="preserve">these genes </w:t>
        </w:r>
      </w:ins>
      <w:ins w:id="438" w:author="Lin, Yan Cheng" w:date="2022-04-07T17:48:00Z">
        <w:r w:rsidR="00927EF7">
          <w:t xml:space="preserve">are still </w:t>
        </w:r>
      </w:ins>
      <w:ins w:id="439" w:author="Lin, Yan Cheng" w:date="2022-04-07T17:51:00Z">
        <w:r w:rsidR="00927EF7" w:rsidRPr="00927EF7">
          <w:t>noteworthy</w:t>
        </w:r>
      </w:ins>
      <w:ins w:id="440" w:author="Lin, Yan Cheng" w:date="2022-04-07T17:48:00Z">
        <w:r w:rsidR="00927EF7">
          <w:t xml:space="preserve"> since </w:t>
        </w:r>
      </w:ins>
      <w:ins w:id="441" w:author="Lin, Yan Cheng" w:date="2022-04-07T17:51:00Z">
        <w:r w:rsidR="00927EF7">
          <w:t>small change</w:t>
        </w:r>
      </w:ins>
      <w:r w:rsidR="005A3D98">
        <w:t>s</w:t>
      </w:r>
      <w:ins w:id="442" w:author="Lin, Yan Cheng" w:date="2022-04-07T17:51:00Z">
        <w:r w:rsidR="00927EF7">
          <w:t xml:space="preserve"> in amino acid</w:t>
        </w:r>
      </w:ins>
      <w:r w:rsidR="005A3D98">
        <w:t>s</w:t>
      </w:r>
      <w:ins w:id="443" w:author="Lin, Yan Cheng" w:date="2022-04-07T17:51:00Z">
        <w:r w:rsidR="00927EF7">
          <w:t xml:space="preserve"> could also cause </w:t>
        </w:r>
      </w:ins>
      <w:r w:rsidR="00F60A5D">
        <w:t>major</w:t>
      </w:r>
      <w:ins w:id="444" w:author="Lin, Yan Cheng" w:date="2022-04-07T17:49:00Z">
        <w:r w:rsidR="00927EF7">
          <w:t xml:space="preserve"> </w:t>
        </w:r>
      </w:ins>
      <w:ins w:id="445" w:author="Lin, Yan Cheng" w:date="2022-04-07T17:51:00Z">
        <w:r w:rsidR="00927EF7">
          <w:t>difference</w:t>
        </w:r>
      </w:ins>
      <w:r w:rsidR="005A3D98">
        <w:t>s</w:t>
      </w:r>
      <w:ins w:id="446" w:author="Lin, Yan Cheng" w:date="2022-04-07T17:49:00Z">
        <w:r w:rsidR="00927EF7">
          <w:t xml:space="preserve"> </w:t>
        </w:r>
      </w:ins>
      <w:ins w:id="447" w:author="Lin, Yan Cheng" w:date="2022-04-07T17:51:00Z">
        <w:r w:rsidR="00927EF7">
          <w:t xml:space="preserve">in </w:t>
        </w:r>
      </w:ins>
      <w:r w:rsidR="005A3D98">
        <w:t xml:space="preserve">protein </w:t>
      </w:r>
      <w:ins w:id="448" w:author="Lin, Yan Cheng" w:date="2022-04-07T17:51:00Z">
        <w:r w:rsidR="00927EF7">
          <w:t>function</w:t>
        </w:r>
      </w:ins>
      <w:r w:rsidR="005A3D98">
        <w:t>ality</w:t>
      </w:r>
      <w:del w:id="449" w:author="Lin, Yan Cheng" w:date="2022-04-07T17:43:00Z">
        <w:r w:rsidRPr="00CB784C" w:rsidDel="00BD422C">
          <w:delText>However, without functional annotation, their consequences are not known</w:delText>
        </w:r>
      </w:del>
      <w:r w:rsidRPr="00CB784C">
        <w:t>.</w:t>
      </w:r>
    </w:p>
    <w:p w14:paraId="2ED1DB0E" w14:textId="6DC6C605" w:rsidR="008D5AC7" w:rsidRDefault="00AC690F" w:rsidP="008A0682">
      <w:pPr>
        <w:pStyle w:val="KapitelII"/>
        <w:spacing w:line="240" w:lineRule="auto"/>
      </w:pPr>
      <w:bookmarkStart w:id="450" w:name="_Toc98856556"/>
      <w:bookmarkStart w:id="451" w:name="_Toc100320936"/>
      <w:commentRangeStart w:id="452"/>
      <w:r>
        <w:t>Summarized BLAST results</w:t>
      </w:r>
      <w:r w:rsidR="008D5AC7" w:rsidRPr="00992272">
        <w:t>:</w:t>
      </w:r>
      <w:bookmarkEnd w:id="450"/>
      <w:commentRangeEnd w:id="452"/>
      <w:r w:rsidR="00436E31">
        <w:rPr>
          <w:rStyle w:val="CommentReference"/>
        </w:rPr>
        <w:commentReference w:id="452"/>
      </w:r>
      <w:bookmarkEnd w:id="451"/>
    </w:p>
    <w:p w14:paraId="13224753" w14:textId="0B4D9F5B" w:rsidR="001831EC" w:rsidRDefault="00B75F05" w:rsidP="008A0682">
      <w:ins w:id="453" w:author="Lin, Yan Cheng" w:date="2022-04-07T17:52:00Z">
        <w:r>
          <w:t>Annotated p</w:t>
        </w:r>
      </w:ins>
      <w:del w:id="454" w:author="Lin, Yan Cheng" w:date="2022-04-07T17:52:00Z">
        <w:r w:rsidR="001831EC" w:rsidRPr="002A66C8" w:rsidDel="00B75F05">
          <w:delText>P</w:delText>
        </w:r>
      </w:del>
      <w:r w:rsidR="001831EC" w:rsidRPr="002A66C8">
        <w:t xml:space="preserve">rotein sequences </w:t>
      </w:r>
      <w:del w:id="455" w:author="Lin, Yan Cheng" w:date="2022-04-07T17:52:00Z">
        <w:r w:rsidR="001831EC" w:rsidRPr="002A66C8" w:rsidDel="00B75F05">
          <w:delText xml:space="preserve">which were translated from predicted CDS </w:delText>
        </w:r>
      </w:del>
      <w:r w:rsidR="001831EC" w:rsidRPr="002A66C8">
        <w:t xml:space="preserve">were compared to the reference protein using a protein BLAST query with the reference as the query sequence and the predicted protein for each parent as the subject sequence. A second BLAST query used the predicted protein as the query and reference as the subject to account for different sequence lengths. These query coverage results are listed in the last column under the “reverse cover” header. The results are </w:t>
      </w:r>
      <w:r w:rsidR="00661867">
        <w:t>shown</w:t>
      </w:r>
      <w:r w:rsidR="00661867" w:rsidRPr="002A66C8">
        <w:t xml:space="preserve"> </w:t>
      </w:r>
      <w:r w:rsidR="001831EC" w:rsidRPr="002A66C8">
        <w:t>in the following table</w:t>
      </w:r>
      <w:r w:rsidR="001831EC">
        <w:t>s:</w:t>
      </w:r>
    </w:p>
    <w:p w14:paraId="4E5F610B" w14:textId="77777777" w:rsidR="006A5986" w:rsidRPr="00992272" w:rsidRDefault="006A5986" w:rsidP="008A0682"/>
    <w:p w14:paraId="1841E4B9" w14:textId="6F5F3E4E" w:rsidR="00352E7D" w:rsidRDefault="00D31FA3" w:rsidP="008A0682">
      <w:pPr>
        <w:jc w:val="center"/>
      </w:pPr>
      <w:r>
        <w:rPr>
          <w:noProof/>
        </w:rPr>
        <w:object w:dxaOrig="7500" w:dyaOrig="3640" w14:anchorId="3EFFAD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374.85pt;height:182.35pt;mso-width-percent:0;mso-height-percent:0;mso-width-percent:0;mso-height-percent:0" o:ole="">
            <v:imagedata r:id="rId18" o:title=""/>
          </v:shape>
          <o:OLEObject Type="Embed" ProgID="Excel.SheetMacroEnabled.12" ShapeID="_x0000_i1033" DrawAspect="Content" ObjectID="_1710938055" r:id="rId19"/>
        </w:object>
      </w:r>
    </w:p>
    <w:p w14:paraId="5A679568" w14:textId="0397E399" w:rsidR="005A234F" w:rsidRDefault="00D31FA3" w:rsidP="008A0682">
      <w:pPr>
        <w:pStyle w:val="BodyText"/>
        <w:spacing w:line="240" w:lineRule="auto"/>
        <w:jc w:val="center"/>
      </w:pPr>
      <w:r>
        <w:rPr>
          <w:noProof/>
        </w:rPr>
        <w:object w:dxaOrig="7500" w:dyaOrig="3580" w14:anchorId="7B5F8B0F">
          <v:shape id="_x0000_i1032" type="#_x0000_t75" alt="" style="width:374.85pt;height:179.2pt;mso-width-percent:0;mso-height-percent:0;mso-width-percent:0;mso-height-percent:0" o:ole="">
            <v:imagedata r:id="rId20" o:title=""/>
          </v:shape>
          <o:OLEObject Type="Embed" ProgID="Excel.SheetMacroEnabled.12" ShapeID="_x0000_i1032" DrawAspect="Content" ObjectID="_1710938056" r:id="rId21"/>
        </w:object>
      </w:r>
    </w:p>
    <w:p w14:paraId="7A08BFA1" w14:textId="1A69C15A" w:rsidR="005A234F" w:rsidRDefault="00D31FA3" w:rsidP="008A0682">
      <w:pPr>
        <w:pStyle w:val="BodyText"/>
        <w:spacing w:line="240" w:lineRule="auto"/>
        <w:jc w:val="center"/>
      </w:pPr>
      <w:r>
        <w:rPr>
          <w:noProof/>
        </w:rPr>
        <w:object w:dxaOrig="7520" w:dyaOrig="3900" w14:anchorId="7CE293CE">
          <v:shape id="_x0000_i1031" type="#_x0000_t75" alt="" style="width:375.65pt;height:194.85pt;mso-width-percent:0;mso-height-percent:0;mso-width-percent:0;mso-height-percent:0" o:ole="">
            <v:imagedata r:id="rId22" o:title=""/>
          </v:shape>
          <o:OLEObject Type="Embed" ProgID="Excel.SheetMacroEnabled.12" ShapeID="_x0000_i1031" DrawAspect="Content" ObjectID="_1710938057" r:id="rId23"/>
        </w:object>
      </w:r>
    </w:p>
    <w:p w14:paraId="662B4E85" w14:textId="0604A331" w:rsidR="005A234F" w:rsidRDefault="00D31FA3" w:rsidP="008A0682">
      <w:pPr>
        <w:pStyle w:val="BodyText"/>
        <w:spacing w:line="240" w:lineRule="auto"/>
        <w:jc w:val="center"/>
      </w:pPr>
      <w:r>
        <w:rPr>
          <w:noProof/>
        </w:rPr>
        <w:object w:dxaOrig="7520" w:dyaOrig="3900" w14:anchorId="736E9AC8">
          <v:shape id="_x0000_i1030" type="#_x0000_t75" alt="" style="width:375.65pt;height:194.85pt;mso-width-percent:0;mso-height-percent:0;mso-width-percent:0;mso-height-percent:0" o:ole="">
            <v:imagedata r:id="rId24" o:title=""/>
          </v:shape>
          <o:OLEObject Type="Embed" ProgID="Excel.SheetMacroEnabled.12" ShapeID="_x0000_i1030" DrawAspect="Content" ObjectID="_1710938058" r:id="rId25"/>
        </w:object>
      </w:r>
    </w:p>
    <w:p w14:paraId="7AF53B61" w14:textId="5ECB1A31" w:rsidR="005A234F" w:rsidRDefault="00D31FA3" w:rsidP="008A0682">
      <w:pPr>
        <w:pStyle w:val="BodyText"/>
        <w:spacing w:line="240" w:lineRule="auto"/>
        <w:jc w:val="center"/>
      </w:pPr>
      <w:r>
        <w:rPr>
          <w:noProof/>
        </w:rPr>
        <w:object w:dxaOrig="7520" w:dyaOrig="3900" w14:anchorId="56CE675B">
          <v:shape id="_x0000_i1029" type="#_x0000_t75" alt="" style="width:375.65pt;height:194.85pt;mso-width-percent:0;mso-height-percent:0;mso-width-percent:0;mso-height-percent:0" o:ole="">
            <v:imagedata r:id="rId26" o:title=""/>
          </v:shape>
          <o:OLEObject Type="Embed" ProgID="Excel.SheetMacroEnabled.12" ShapeID="_x0000_i1029" DrawAspect="Content" ObjectID="_1710938059" r:id="rId27"/>
        </w:object>
      </w:r>
    </w:p>
    <w:p w14:paraId="30B8B4E0" w14:textId="0C9FEDAD" w:rsidR="00DE39C9" w:rsidRDefault="00D31FA3" w:rsidP="008A0682">
      <w:pPr>
        <w:pStyle w:val="BodyText"/>
        <w:spacing w:line="240" w:lineRule="auto"/>
        <w:jc w:val="center"/>
      </w:pPr>
      <w:r>
        <w:rPr>
          <w:noProof/>
        </w:rPr>
        <w:object w:dxaOrig="7520" w:dyaOrig="3900" w14:anchorId="258B5D21">
          <v:shape id="_x0000_i1028" type="#_x0000_t75" alt="" style="width:375.65pt;height:194.85pt;mso-width-percent:0;mso-height-percent:0;mso-width-percent:0;mso-height-percent:0" o:ole="">
            <v:imagedata r:id="rId28" o:title=""/>
          </v:shape>
          <o:OLEObject Type="Embed" ProgID="Excel.SheetMacroEnabled.12" ShapeID="_x0000_i1028" DrawAspect="Content" ObjectID="_1710938060" r:id="rId29"/>
        </w:object>
      </w:r>
    </w:p>
    <w:p w14:paraId="0884060A" w14:textId="0FE6123F" w:rsidR="00DE39C9" w:rsidRDefault="00D31FA3" w:rsidP="008A0682">
      <w:pPr>
        <w:pStyle w:val="BodyText"/>
        <w:spacing w:line="240" w:lineRule="auto"/>
        <w:jc w:val="center"/>
      </w:pPr>
      <w:r>
        <w:rPr>
          <w:noProof/>
        </w:rPr>
        <w:object w:dxaOrig="7520" w:dyaOrig="3900" w14:anchorId="0DF28B25">
          <v:shape id="_x0000_i1027" type="#_x0000_t75" alt="" style="width:375.65pt;height:194.85pt;mso-width-percent:0;mso-height-percent:0;mso-width-percent:0;mso-height-percent:0" o:ole="">
            <v:imagedata r:id="rId30" o:title=""/>
          </v:shape>
          <o:OLEObject Type="Embed" ProgID="Excel.SheetMacroEnabled.12" ShapeID="_x0000_i1027" DrawAspect="Content" ObjectID="_1710938061" r:id="rId31"/>
        </w:object>
      </w:r>
      <w:commentRangeStart w:id="456"/>
      <w:commentRangeEnd w:id="456"/>
      <w:r w:rsidR="00661867">
        <w:rPr>
          <w:rStyle w:val="CommentReference"/>
        </w:rPr>
        <w:commentReference w:id="456"/>
      </w:r>
    </w:p>
    <w:p w14:paraId="287EEE62" w14:textId="21CE35B8" w:rsidR="00DE39C9" w:rsidRDefault="00D31FA3" w:rsidP="008A0682">
      <w:pPr>
        <w:pStyle w:val="BodyText"/>
        <w:spacing w:line="240" w:lineRule="auto"/>
        <w:jc w:val="center"/>
      </w:pPr>
      <w:r>
        <w:rPr>
          <w:noProof/>
        </w:rPr>
        <w:object w:dxaOrig="7520" w:dyaOrig="3900" w14:anchorId="5DDFFB3E">
          <v:shape id="_x0000_i1026" type="#_x0000_t75" alt="" style="width:375.65pt;height:194.85pt;mso-width-percent:0;mso-height-percent:0;mso-width-percent:0;mso-height-percent:0" o:ole="">
            <v:imagedata r:id="rId32" o:title=""/>
          </v:shape>
          <o:OLEObject Type="Embed" ProgID="Excel.SheetMacroEnabled.12" ShapeID="_x0000_i1026" DrawAspect="Content" ObjectID="_1710938062" r:id="rId33"/>
        </w:object>
      </w:r>
    </w:p>
    <w:p w14:paraId="19AF913F" w14:textId="77777777" w:rsidR="00A64D12" w:rsidRDefault="00D31FA3" w:rsidP="008A0682">
      <w:pPr>
        <w:pStyle w:val="BodyText"/>
        <w:keepNext/>
        <w:spacing w:line="240" w:lineRule="auto"/>
        <w:jc w:val="center"/>
      </w:pPr>
      <w:r>
        <w:rPr>
          <w:noProof/>
        </w:rPr>
        <w:object w:dxaOrig="7500" w:dyaOrig="3640" w14:anchorId="6AFECE33">
          <v:shape id="_x0000_i1025" type="#_x0000_t75" alt="" style="width:374.85pt;height:181.55pt;mso-width-percent:0;mso-height-percent:0;mso-width-percent:0;mso-height-percent:0" o:ole="">
            <v:imagedata r:id="rId34" o:title=""/>
          </v:shape>
          <o:OLEObject Type="Embed" ProgID="Excel.SheetMacroEnabled.12" ShapeID="_x0000_i1025" DrawAspect="Content" ObjectID="_1710938063" r:id="rId35"/>
        </w:object>
      </w:r>
    </w:p>
    <w:p w14:paraId="43CD6C1F" w14:textId="12DAD561" w:rsidR="008D5AC7" w:rsidRPr="00CB784C" w:rsidRDefault="00A64D12" w:rsidP="008A0682">
      <w:pPr>
        <w:pStyle w:val="Caption"/>
        <w:jc w:val="center"/>
      </w:pPr>
      <w:bookmarkStart w:id="457" w:name="_Toc100166009"/>
      <w:bookmarkStart w:id="458" w:name="_Toc100319508"/>
      <w:bookmarkStart w:id="459" w:name="_Toc100320748"/>
      <w:bookmarkStart w:id="460" w:name="_Toc100320952"/>
      <w:r>
        <w:t xml:space="preserve">Table </w:t>
      </w:r>
      <w:r>
        <w:fldChar w:fldCharType="begin"/>
      </w:r>
      <w:r>
        <w:instrText xml:space="preserve"> SEQ Table \* ARABIC </w:instrText>
      </w:r>
      <w:r>
        <w:fldChar w:fldCharType="separate"/>
      </w:r>
      <w:r w:rsidR="0022790E">
        <w:rPr>
          <w:noProof/>
        </w:rPr>
        <w:t>4</w:t>
      </w:r>
      <w:r>
        <w:fldChar w:fldCharType="end"/>
      </w:r>
      <w:r>
        <w:t>: BLAST summary results</w:t>
      </w:r>
      <w:bookmarkEnd w:id="457"/>
      <w:bookmarkEnd w:id="458"/>
      <w:bookmarkEnd w:id="459"/>
      <w:bookmarkEnd w:id="460"/>
    </w:p>
    <w:p w14:paraId="6057E65F" w14:textId="66127491" w:rsidR="008D5AC7" w:rsidRPr="00CB784C" w:rsidRDefault="008D5AC7" w:rsidP="008A0682">
      <w:r w:rsidRPr="00CB784C">
        <w:t>Manual inspection of the polymorphic proteins and their underlying exon sequences led to the tentative acceptance for 60 of the 80 possible gene model by parent annotations, a 75% assumed accuracy for the workflow in annotation generation. 13 gene model by parent combinations produced no annotations, a 16.25% obvious failure rate.</w:t>
      </w:r>
      <w:r w:rsidR="006A277B">
        <w:t xml:space="preserve"> </w:t>
      </w:r>
      <w:r w:rsidR="006A277B" w:rsidRPr="00CB784C">
        <w:t>In this data set, 7 of the 67</w:t>
      </w:r>
      <w:r w:rsidR="006A277B">
        <w:t xml:space="preserve"> GenomeThreader</w:t>
      </w:r>
      <w:r w:rsidR="006A277B" w:rsidRPr="00CB784C">
        <w:t xml:space="preserve"> annotations were deduced to be likely false positives, 10.4% of the total annotations produced. Likewise, 8 of the 67 annotations were rationalized as potential</w:t>
      </w:r>
      <w:r w:rsidR="00E27D01">
        <w:t>ly</w:t>
      </w:r>
      <w:r w:rsidR="006A277B" w:rsidRPr="00CB784C">
        <w:t xml:space="preserve"> real and significant polymorphisms, 11.9% of all annotations</w:t>
      </w:r>
      <w:r w:rsidRPr="00CB784C">
        <w:t xml:space="preserve"> The BLAST results for comparing the reference and parent exons, CDS regions, and proteins </w:t>
      </w:r>
      <w:r w:rsidR="006A277B">
        <w:t xml:space="preserve">provide </w:t>
      </w:r>
      <w:r w:rsidRPr="00CB784C">
        <w:t xml:space="preserve">more </w:t>
      </w:r>
      <w:r w:rsidR="00912E80">
        <w:t>detail</w:t>
      </w:r>
      <w:r w:rsidR="00E27D01">
        <w:t>ed</w:t>
      </w:r>
      <w:r w:rsidR="00912E80">
        <w:t xml:space="preserve"> information for </w:t>
      </w:r>
      <w:r w:rsidR="00E448EB">
        <w:t>discovery</w:t>
      </w:r>
      <w:r w:rsidRPr="00CB784C">
        <w:t xml:space="preserve"> of potential real polymorphisms.</w:t>
      </w:r>
      <w:r w:rsidR="006A277B">
        <w:t xml:space="preserve"> </w:t>
      </w:r>
      <w:r w:rsidR="006A277B" w:rsidRPr="00CB784C">
        <w:t>However, manual inspection of the data and rationale behind acceptance or rejection of the validity for a given annotation is time consuming</w:t>
      </w:r>
      <w:r w:rsidR="00D25A91">
        <w:t xml:space="preserve"> and potentially error prone</w:t>
      </w:r>
      <w:r w:rsidR="006A277B" w:rsidRPr="00CB784C">
        <w:t>.</w:t>
      </w:r>
      <w:r w:rsidRPr="00CB784C">
        <w:t xml:space="preserve"> </w:t>
      </w:r>
    </w:p>
    <w:p w14:paraId="272DA2B4" w14:textId="77777777" w:rsidR="008D5AC7" w:rsidRPr="00CB784C" w:rsidRDefault="008D5AC7" w:rsidP="008A0682"/>
    <w:p w14:paraId="191A26FE" w14:textId="6B3655B0" w:rsidR="00912E80" w:rsidRDefault="00912E80" w:rsidP="008A0682">
      <w:pPr>
        <w:rPr>
          <w:color w:val="000000"/>
        </w:rPr>
      </w:pPr>
      <w:r w:rsidRPr="00CB784C">
        <w:t xml:space="preserve">The exon sequence BLAST results could not reliably and legibly return information given the default settings. Sequences from annotations that were accepted as genuine and highly conserved would sometimes return multiple BLAST query hits due to large sequence differences that could exist inside untranslated regions. Also, sequences that were present for gene products that were identified as polymorphic could show no discernible differences arising from the BLAST summary statistics. Polymorphic proteins such as </w:t>
      </w:r>
      <w:r w:rsidRPr="00CB784C">
        <w:rPr>
          <w:color w:val="000000"/>
        </w:rPr>
        <w:t xml:space="preserve">Zm00001d022554 in parents B106 and Lo1290 had query cover that was easily recognizable as polymorphic in the protein and CDS BLAST results at 71%. However, in the exon BLAST these both had 100% query cover giving no reason to suspect an underlying mutation from the apparent results. This data could be useful with some parameter alteration. If a CDS or protein BLAST returned results that could be interpreted as displaying polymorphism, while the exon BLAST was seemingly highly </w:t>
      </w:r>
      <w:r w:rsidR="00D25A91">
        <w:rPr>
          <w:color w:val="000000"/>
        </w:rPr>
        <w:t>similar</w:t>
      </w:r>
      <w:r w:rsidRPr="00CB784C">
        <w:rPr>
          <w:color w:val="000000"/>
        </w:rPr>
        <w:t>, this could indicate the existence of mutations that are</w:t>
      </w:r>
      <w:r w:rsidR="00D25A91">
        <w:rPr>
          <w:color w:val="000000"/>
        </w:rPr>
        <w:t xml:space="preserve"> potentially</w:t>
      </w:r>
      <w:r w:rsidRPr="00CB784C">
        <w:rPr>
          <w:color w:val="000000"/>
        </w:rPr>
        <w:t xml:space="preserve"> genuine and not a result of assembly or annotation errors.</w:t>
      </w:r>
    </w:p>
    <w:p w14:paraId="02BABFB9" w14:textId="77777777" w:rsidR="00912E80" w:rsidRPr="00CB784C" w:rsidRDefault="00912E80" w:rsidP="008A0682">
      <w:pPr>
        <w:rPr>
          <w:color w:val="000000"/>
        </w:rPr>
      </w:pPr>
    </w:p>
    <w:p w14:paraId="1CC7A537" w14:textId="1E82390D" w:rsidR="008D5AC7" w:rsidRPr="00CB784C" w:rsidRDefault="008D5AC7" w:rsidP="008A0682">
      <w:r w:rsidRPr="00CB784C">
        <w:t xml:space="preserve">The protein sequence BLAST results reliably showed sequences with high </w:t>
      </w:r>
      <w:r w:rsidR="00D25A91">
        <w:t>similarity</w:t>
      </w:r>
      <w:r w:rsidRPr="00CB784C">
        <w:t>. However, identification of sequences that were polymorphic was complicated by returning multiple results for one parent. Sequences that were accepted as genuine polymorphisms had convoluted and difficult to interpret protein BLAST results, such as the polymorphisms found in parents Lo1056, Lo1270, and Lo1290 for the gene product of Zm00001d026018. Their query cover and reverse query cover were artificially elevated due to addition of 2 alignment results with poor identity. Setting a percent identity threshold could make the protein BLAST results more legible and accurate</w:t>
      </w:r>
      <w:r w:rsidR="00B83801" w:rsidRPr="00CB784C">
        <w:t>.</w:t>
      </w:r>
      <w:r w:rsidR="00D25A91">
        <w:t xml:space="preserve"> However, identifying a threshold would need evidentiary support that currently could not be identified in any relevant literature.</w:t>
      </w:r>
    </w:p>
    <w:p w14:paraId="1BCAB1A4" w14:textId="77777777" w:rsidR="008D5AC7" w:rsidRPr="00CB784C" w:rsidRDefault="008D5AC7" w:rsidP="008A0682">
      <w:pPr>
        <w:rPr>
          <w:color w:val="000000"/>
        </w:rPr>
      </w:pPr>
    </w:p>
    <w:p w14:paraId="151BBDC2" w14:textId="259B88F0" w:rsidR="00987363" w:rsidRDefault="008D5AC7" w:rsidP="008A0682">
      <w:pPr>
        <w:rPr>
          <w:color w:val="000000"/>
        </w:rPr>
      </w:pPr>
      <w:r w:rsidRPr="00CB784C">
        <w:rPr>
          <w:color w:val="000000"/>
        </w:rPr>
        <w:t xml:space="preserve">Polymorphic gene products that were seen as </w:t>
      </w:r>
      <w:r w:rsidR="0015252D">
        <w:rPr>
          <w:color w:val="000000"/>
        </w:rPr>
        <w:t>possibly</w:t>
      </w:r>
      <w:r w:rsidRPr="00CB784C">
        <w:rPr>
          <w:color w:val="000000"/>
        </w:rPr>
        <w:t xml:space="preserve"> real and not results of assembly and annotation errors had widely similar results which emerged from the BLAST queries. All accepted annotations for proteins with large polymorphisms had query coverage no lower than 70% in both the CDS and protein BLAST queries. BLAST results for the CDS regions that produced highly homologous proteins to the reference, as well as BLAST results for the proteins themselves, always had 100% query and reverse query cover. CDS regions for proteins that were polymorphic, but without large truncations such as those in Zm00001d026018, had reverse query cover below 100% and query cover above 90%. The same trend was seen in the protein BLAST results, but with the caveat that multiple BLAST hits were returned. Annotations that were rejected also showed similar signals emerging from the BLAST data. Query coverage was generally very low for these genes, never exceeding 40% in the CDS BLAST or 45% in the protein BLAST. These quantitative signals, if properly verified as relevant, could be used to create a parameter to automate selection of potentially polymorphic gene products.</w:t>
      </w:r>
    </w:p>
    <w:p w14:paraId="0215F481" w14:textId="77777777" w:rsidR="00987363" w:rsidRDefault="00987363" w:rsidP="008A0682">
      <w:pPr>
        <w:pStyle w:val="KapitelII"/>
        <w:spacing w:line="240" w:lineRule="auto"/>
      </w:pPr>
      <w:bookmarkStart w:id="461" w:name="_Toc100320937"/>
      <w:commentRangeStart w:id="462"/>
      <w:r>
        <w:t>Multiple sequence alignment:</w:t>
      </w:r>
      <w:commentRangeEnd w:id="462"/>
      <w:r w:rsidR="001A445B">
        <w:rPr>
          <w:rStyle w:val="CommentReference"/>
        </w:rPr>
        <w:commentReference w:id="462"/>
      </w:r>
      <w:bookmarkEnd w:id="461"/>
    </w:p>
    <w:p w14:paraId="1F51B1BC" w14:textId="234678FB" w:rsidR="00987363" w:rsidRDefault="00987363" w:rsidP="008A0682">
      <w:pPr>
        <w:rPr>
          <w:color w:val="000000"/>
        </w:rPr>
      </w:pPr>
      <w:r>
        <w:rPr>
          <w:color w:val="000000"/>
        </w:rPr>
        <w:t xml:space="preserve">Multiple sequence alignment was visually assessed to determine apparent polymorphisms resulting in large protein differences. Although not used within the actual workflow, an example multiple alignment visualization is displayed here using the GGMSA R package (Zhou et al. 2021): </w:t>
      </w:r>
    </w:p>
    <w:p w14:paraId="7AF51BB0" w14:textId="77777777" w:rsidR="00A64D12" w:rsidRDefault="00987363" w:rsidP="008A0682">
      <w:pPr>
        <w:keepNext/>
      </w:pPr>
      <w:r>
        <w:rPr>
          <w:noProof/>
          <w:color w:val="000000"/>
        </w:rPr>
        <w:drawing>
          <wp:inline distT="0" distB="0" distL="0" distR="0" wp14:anchorId="52079832" wp14:editId="086691BB">
            <wp:extent cx="5943600" cy="1857375"/>
            <wp:effectExtent l="0" t="0" r="0"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1C1C4DF9" w14:textId="4BE99C83" w:rsidR="00987363" w:rsidRDefault="00A64D12" w:rsidP="008A0682">
      <w:pPr>
        <w:pStyle w:val="Caption"/>
        <w:jc w:val="center"/>
        <w:rPr>
          <w:color w:val="000000"/>
        </w:rPr>
      </w:pPr>
      <w:bookmarkStart w:id="463" w:name="_Toc100165811"/>
      <w:bookmarkStart w:id="464" w:name="_Toc100319500"/>
      <w:r>
        <w:t xml:space="preserve">Figure </w:t>
      </w:r>
      <w:r>
        <w:fldChar w:fldCharType="begin"/>
      </w:r>
      <w:r>
        <w:instrText xml:space="preserve"> SEQ Figure \* ARABIC </w:instrText>
      </w:r>
      <w:r>
        <w:fldChar w:fldCharType="separate"/>
      </w:r>
      <w:r w:rsidR="002F2488">
        <w:rPr>
          <w:noProof/>
        </w:rPr>
        <w:t>3</w:t>
      </w:r>
      <w:r>
        <w:fldChar w:fldCharType="end"/>
      </w:r>
      <w:r>
        <w:t>: Multiple sequence alignment</w:t>
      </w:r>
      <w:bookmarkEnd w:id="463"/>
      <w:bookmarkEnd w:id="464"/>
    </w:p>
    <w:p w14:paraId="446327EF" w14:textId="603D4FEC" w:rsidR="00613AE0" w:rsidRDefault="00987363" w:rsidP="008A0682">
      <w:pPr>
        <w:rPr>
          <w:color w:val="000000"/>
        </w:rPr>
      </w:pPr>
      <w:r>
        <w:rPr>
          <w:color w:val="000000"/>
        </w:rPr>
        <w:t xml:space="preserve">This protein multiple alignment from gene model </w:t>
      </w:r>
      <w:r w:rsidRPr="00632143">
        <w:rPr>
          <w:color w:val="000000"/>
        </w:rPr>
        <w:t>Zm00001d022554</w:t>
      </w:r>
      <w:r>
        <w:rPr>
          <w:color w:val="000000"/>
        </w:rPr>
        <w:t xml:space="preserve"> displays the predicted </w:t>
      </w:r>
      <w:del w:id="465" w:author="Lin, Yan Cheng" w:date="2022-04-07T17:58:00Z">
        <w:r w:rsidDel="00674D97">
          <w:rPr>
            <w:color w:val="000000"/>
          </w:rPr>
          <w:delText xml:space="preserve">large </w:delText>
        </w:r>
      </w:del>
      <w:ins w:id="466" w:author="Lin, Yan Cheng" w:date="2022-04-07T17:58:00Z">
        <w:r w:rsidR="00674D97">
          <w:rPr>
            <w:color w:val="000000"/>
          </w:rPr>
          <w:t>large-</w:t>
        </w:r>
      </w:ins>
      <w:r>
        <w:rPr>
          <w:color w:val="000000"/>
        </w:rPr>
        <w:t xml:space="preserve">scale protein polymorphisms that would be used to investigate the accuracy of an underlying annotation. 3 parents (B106, B107, and Lo1290) show identical </w:t>
      </w:r>
      <w:r w:rsidR="00D25A91">
        <w:rPr>
          <w:color w:val="000000"/>
        </w:rPr>
        <w:t xml:space="preserve">5’ </w:t>
      </w:r>
      <w:r>
        <w:rPr>
          <w:color w:val="000000"/>
        </w:rPr>
        <w:t xml:space="preserve">large scale amino acid deletions of 170 residues. Visualizations showing significant protein truncations such as this can either reflect </w:t>
      </w:r>
      <w:r w:rsidR="009C0207">
        <w:rPr>
          <w:color w:val="000000"/>
        </w:rPr>
        <w:t xml:space="preserve">potential </w:t>
      </w:r>
      <w:r>
        <w:rPr>
          <w:color w:val="000000"/>
        </w:rPr>
        <w:t xml:space="preserve">diversity or annotation errors. </w:t>
      </w:r>
      <w:commentRangeStart w:id="467"/>
      <w:del w:id="468" w:author="ge59muf" w:date="2022-04-08T09:31:00Z">
        <w:r w:rsidDel="003D4EC5">
          <w:rPr>
            <w:color w:val="000000"/>
          </w:rPr>
          <w:delText xml:space="preserve">BLAST results for the parents can elucidate how the reference transcript aligns to the parent genome assemblies. BLAST results that contain the whole reference transcript on one scaffold in the parent </w:delText>
        </w:r>
        <w:r w:rsidR="009C0207" w:rsidDel="003D4EC5">
          <w:rPr>
            <w:color w:val="000000"/>
          </w:rPr>
          <w:delText>are</w:delText>
        </w:r>
        <w:r w:rsidDel="003D4EC5">
          <w:rPr>
            <w:color w:val="000000"/>
          </w:rPr>
          <w:delText xml:space="preserve"> assumed to have </w:delText>
        </w:r>
        <w:r w:rsidR="009C0207" w:rsidDel="003D4EC5">
          <w:rPr>
            <w:color w:val="000000"/>
          </w:rPr>
          <w:delText xml:space="preserve">reasonable </w:delText>
        </w:r>
        <w:r w:rsidDel="003D4EC5">
          <w:rPr>
            <w:color w:val="000000"/>
          </w:rPr>
          <w:delText xml:space="preserve">annotations. Reference transcripts aligning </w:delText>
        </w:r>
        <w:r w:rsidR="009C0207" w:rsidDel="003D4EC5">
          <w:rPr>
            <w:color w:val="000000"/>
          </w:rPr>
          <w:delText xml:space="preserve">piecewise </w:delText>
        </w:r>
        <w:r w:rsidDel="003D4EC5">
          <w:rPr>
            <w:color w:val="000000"/>
          </w:rPr>
          <w:delText xml:space="preserve">onto two or more scaffolds can be assumed to coincide with inaccurate annotation. A reference transcript that is incompletely aligned on a single scaffold could represent either an inaccurate annotation or </w:delText>
        </w:r>
        <w:r w:rsidR="009C0207" w:rsidDel="003D4EC5">
          <w:rPr>
            <w:color w:val="000000"/>
          </w:rPr>
          <w:delText>potential</w:delText>
        </w:r>
        <w:r w:rsidDel="003D4EC5">
          <w:rPr>
            <w:color w:val="000000"/>
          </w:rPr>
          <w:delText xml:space="preserve"> variation, however this must be assessed on a </w:delText>
        </w:r>
        <w:r w:rsidR="001B3B56" w:rsidDel="003D4EC5">
          <w:rPr>
            <w:color w:val="000000"/>
          </w:rPr>
          <w:delText>case-by-case</w:delText>
        </w:r>
        <w:r w:rsidDel="003D4EC5">
          <w:rPr>
            <w:color w:val="000000"/>
          </w:rPr>
          <w:delText xml:space="preserve"> basis. </w:delText>
        </w:r>
        <w:commentRangeEnd w:id="467"/>
        <w:r w:rsidR="0098506A" w:rsidDel="003D4EC5">
          <w:rPr>
            <w:rStyle w:val="CommentReference"/>
          </w:rPr>
          <w:commentReference w:id="467"/>
        </w:r>
      </w:del>
    </w:p>
    <w:p w14:paraId="1CC0B8F6" w14:textId="72B1A71C" w:rsidR="00987363" w:rsidRDefault="00613AE0" w:rsidP="008A0682">
      <w:pPr>
        <w:pStyle w:val="KapitelII"/>
        <w:spacing w:line="240" w:lineRule="auto"/>
      </w:pPr>
      <w:bookmarkStart w:id="469" w:name="_Toc100320938"/>
      <w:commentRangeStart w:id="470"/>
      <w:r>
        <w:t>Augustus annotation:</w:t>
      </w:r>
      <w:commentRangeEnd w:id="470"/>
      <w:r w:rsidR="00BD23B9">
        <w:rPr>
          <w:rStyle w:val="CommentReference"/>
        </w:rPr>
        <w:commentReference w:id="470"/>
      </w:r>
      <w:bookmarkEnd w:id="469"/>
    </w:p>
    <w:p w14:paraId="2464D489" w14:textId="212455F9" w:rsidR="00613AE0" w:rsidRDefault="002A669A" w:rsidP="008A0682">
      <w:r>
        <w:t>Gene</w:t>
      </w:r>
      <w:r w:rsidR="00F21887">
        <w:t xml:space="preserve"> predictions from Augustus </w:t>
      </w:r>
      <w:r w:rsidR="00537A6B">
        <w:t xml:space="preserve">were used to characterize potential protein isoforms as well as validate gene predictions from GenomeThreader. In particular, </w:t>
      </w:r>
      <w:r w:rsidR="00D550C9">
        <w:t>3</w:t>
      </w:r>
      <w:r w:rsidR="00537A6B">
        <w:t xml:space="preserve"> parent</w:t>
      </w:r>
      <w:r w:rsidR="00744323">
        <w:t xml:space="preserve"> by gene model predictions were selected due to the significant polymorphism shown in their predicted proteins</w:t>
      </w:r>
      <w:r w:rsidR="00D550C9">
        <w:t>, and 1 additional parent was selected which displayed an alternative transcript for the gene model</w:t>
      </w:r>
      <w:r w:rsidR="00744323">
        <w:t xml:space="preserve">. Gene model </w:t>
      </w:r>
      <w:r w:rsidR="00744323" w:rsidRPr="00744323">
        <w:t>Zm00001d022554</w:t>
      </w:r>
      <w:r w:rsidR="00744323">
        <w:t xml:space="preserve"> showed a large 5’ protein truncation in parents B106, B107, and Lo1290</w:t>
      </w:r>
      <w:r w:rsidR="00D550C9">
        <w:t>, and parent F888 was annotated with an alternative transcript</w:t>
      </w:r>
      <w:r w:rsidR="00744323">
        <w:t xml:space="preserve">. The annotations produced from Augustus were visualized in comparison to the GenomeThreader </w:t>
      </w:r>
      <w:r w:rsidR="00744323">
        <w:lastRenderedPageBreak/>
        <w:t>annotations using the software “Integrative Genomics Viewer” (Robinson et al. 2011.) The results are displayed below:</w:t>
      </w:r>
    </w:p>
    <w:p w14:paraId="6FA975BE" w14:textId="77777777" w:rsidR="00A64D12" w:rsidRDefault="001E4B0A" w:rsidP="008A0682">
      <w:pPr>
        <w:keepNext/>
      </w:pPr>
      <w:r>
        <w:rPr>
          <w:noProof/>
        </w:rPr>
        <w:drawing>
          <wp:inline distT="0" distB="0" distL="0" distR="0" wp14:anchorId="39B220D8" wp14:editId="4C4E094F">
            <wp:extent cx="5942330" cy="1967865"/>
            <wp:effectExtent l="0" t="0" r="1270" b="0"/>
            <wp:docPr id="281" name="Graphic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Graphic 28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963220" cy="1974783"/>
                    </a:xfrm>
                    <a:prstGeom prst="rect">
                      <a:avLst/>
                    </a:prstGeom>
                  </pic:spPr>
                </pic:pic>
              </a:graphicData>
            </a:graphic>
          </wp:inline>
        </w:drawing>
      </w:r>
    </w:p>
    <w:p w14:paraId="4DB4F822" w14:textId="553693A4" w:rsidR="00744323" w:rsidRDefault="00A64D12" w:rsidP="008A0682">
      <w:pPr>
        <w:pStyle w:val="Caption"/>
        <w:jc w:val="center"/>
      </w:pPr>
      <w:bookmarkStart w:id="471" w:name="_Toc100165812"/>
      <w:bookmarkStart w:id="472" w:name="_Toc100319501"/>
      <w:r>
        <w:t xml:space="preserve">Figure </w:t>
      </w:r>
      <w:r>
        <w:fldChar w:fldCharType="begin"/>
      </w:r>
      <w:r>
        <w:instrText xml:space="preserve"> SEQ Figure \* ARABIC </w:instrText>
      </w:r>
      <w:r>
        <w:fldChar w:fldCharType="separate"/>
      </w:r>
      <w:r w:rsidR="002F2488">
        <w:rPr>
          <w:noProof/>
        </w:rPr>
        <w:t>4</w:t>
      </w:r>
      <w:r>
        <w:fldChar w:fldCharType="end"/>
      </w:r>
      <w:r>
        <w:t>: B106 annotation comparison</w:t>
      </w:r>
      <w:bookmarkEnd w:id="471"/>
      <w:bookmarkEnd w:id="472"/>
    </w:p>
    <w:p w14:paraId="05C194FA" w14:textId="77777777" w:rsidR="00A64D12" w:rsidRDefault="001E4B0A" w:rsidP="008A0682">
      <w:pPr>
        <w:keepNext/>
      </w:pPr>
      <w:r>
        <w:rPr>
          <w:noProof/>
        </w:rPr>
        <w:drawing>
          <wp:inline distT="0" distB="0" distL="0" distR="0" wp14:anchorId="4ECF998B" wp14:editId="5525F4D7">
            <wp:extent cx="5941868" cy="1958008"/>
            <wp:effectExtent l="0" t="0" r="1905" b="0"/>
            <wp:docPr id="283" name="Graphic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aphic 283"/>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954594" cy="1962202"/>
                    </a:xfrm>
                    <a:prstGeom prst="rect">
                      <a:avLst/>
                    </a:prstGeom>
                  </pic:spPr>
                </pic:pic>
              </a:graphicData>
            </a:graphic>
          </wp:inline>
        </w:drawing>
      </w:r>
    </w:p>
    <w:p w14:paraId="6E7CEC45" w14:textId="1C9AE721" w:rsidR="00A64D12" w:rsidRDefault="00A64D12" w:rsidP="008A0682">
      <w:pPr>
        <w:pStyle w:val="Caption"/>
        <w:jc w:val="center"/>
      </w:pPr>
      <w:bookmarkStart w:id="473" w:name="_Toc100165813"/>
      <w:bookmarkStart w:id="474" w:name="_Toc100319502"/>
      <w:r>
        <w:t xml:space="preserve">Figure </w:t>
      </w:r>
      <w:r>
        <w:fldChar w:fldCharType="begin"/>
      </w:r>
      <w:r>
        <w:instrText xml:space="preserve"> SEQ Figure \* ARABIC </w:instrText>
      </w:r>
      <w:r>
        <w:fldChar w:fldCharType="separate"/>
      </w:r>
      <w:r w:rsidR="002F2488">
        <w:rPr>
          <w:noProof/>
        </w:rPr>
        <w:t>5</w:t>
      </w:r>
      <w:r>
        <w:fldChar w:fldCharType="end"/>
      </w:r>
      <w:r>
        <w:t>: B107 annotation comparison</w:t>
      </w:r>
      <w:bookmarkEnd w:id="473"/>
      <w:bookmarkEnd w:id="474"/>
    </w:p>
    <w:p w14:paraId="04D60F55" w14:textId="77777777" w:rsidR="00A64D12" w:rsidRDefault="001E4B0A" w:rsidP="008A0682">
      <w:pPr>
        <w:keepNext/>
      </w:pPr>
      <w:r>
        <w:rPr>
          <w:noProof/>
        </w:rPr>
        <w:drawing>
          <wp:inline distT="0" distB="0" distL="0" distR="0" wp14:anchorId="4D89718D" wp14:editId="2B39E7F9">
            <wp:extent cx="5941622" cy="1967865"/>
            <wp:effectExtent l="0" t="0" r="2540" b="0"/>
            <wp:docPr id="284" name="Graphic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Graphic 284"/>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5954831" cy="1972240"/>
                    </a:xfrm>
                    <a:prstGeom prst="rect">
                      <a:avLst/>
                    </a:prstGeom>
                  </pic:spPr>
                </pic:pic>
              </a:graphicData>
            </a:graphic>
          </wp:inline>
        </w:drawing>
      </w:r>
    </w:p>
    <w:p w14:paraId="0770F3AA" w14:textId="12805AD5" w:rsidR="001E4B0A" w:rsidRDefault="00A64D12" w:rsidP="008A0682">
      <w:pPr>
        <w:pStyle w:val="Caption"/>
        <w:jc w:val="center"/>
      </w:pPr>
      <w:bookmarkStart w:id="475" w:name="_Toc100165814"/>
      <w:bookmarkStart w:id="476" w:name="_Toc100319503"/>
      <w:r>
        <w:t xml:space="preserve">Figure </w:t>
      </w:r>
      <w:r>
        <w:fldChar w:fldCharType="begin"/>
      </w:r>
      <w:r>
        <w:instrText xml:space="preserve"> SEQ Figure \* ARABIC </w:instrText>
      </w:r>
      <w:r>
        <w:fldChar w:fldCharType="separate"/>
      </w:r>
      <w:r w:rsidR="002F2488">
        <w:rPr>
          <w:noProof/>
        </w:rPr>
        <w:t>6</w:t>
      </w:r>
      <w:r>
        <w:fldChar w:fldCharType="end"/>
      </w:r>
      <w:r>
        <w:t>: Lo1290 annotation comparison</w:t>
      </w:r>
      <w:bookmarkEnd w:id="475"/>
      <w:bookmarkEnd w:id="476"/>
    </w:p>
    <w:p w14:paraId="26274F3E" w14:textId="77777777" w:rsidR="002F2488" w:rsidRDefault="002F2488" w:rsidP="008A0682">
      <w:pPr>
        <w:pStyle w:val="BodyText"/>
        <w:keepNext/>
        <w:spacing w:line="240" w:lineRule="auto"/>
      </w:pPr>
      <w:r>
        <w:rPr>
          <w:noProof/>
        </w:rPr>
        <w:lastRenderedPageBreak/>
        <w:drawing>
          <wp:inline distT="0" distB="0" distL="0" distR="0" wp14:anchorId="5834F095" wp14:editId="79400D3D">
            <wp:extent cx="5732145" cy="1689652"/>
            <wp:effectExtent l="0" t="0" r="0" b="0"/>
            <wp:docPr id="198" name="Picture 19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5398" cy="1696506"/>
                    </a:xfrm>
                    <a:prstGeom prst="rect">
                      <a:avLst/>
                    </a:prstGeom>
                  </pic:spPr>
                </pic:pic>
              </a:graphicData>
            </a:graphic>
          </wp:inline>
        </w:drawing>
      </w:r>
    </w:p>
    <w:p w14:paraId="4C6BCE7C" w14:textId="04C9F9B0" w:rsidR="002F2488" w:rsidRPr="002F2488" w:rsidRDefault="002F2488" w:rsidP="008A0682">
      <w:pPr>
        <w:pStyle w:val="Caption"/>
        <w:jc w:val="center"/>
      </w:pPr>
      <w:bookmarkStart w:id="477" w:name="_Toc100319504"/>
      <w:r>
        <w:t xml:space="preserve">Figure </w:t>
      </w:r>
      <w:r>
        <w:fldChar w:fldCharType="begin"/>
      </w:r>
      <w:r>
        <w:instrText xml:space="preserve"> SEQ Figure \* ARABIC </w:instrText>
      </w:r>
      <w:r>
        <w:fldChar w:fldCharType="separate"/>
      </w:r>
      <w:r>
        <w:rPr>
          <w:noProof/>
        </w:rPr>
        <w:t>7</w:t>
      </w:r>
      <w:r>
        <w:fldChar w:fldCharType="end"/>
      </w:r>
      <w:r>
        <w:t>: F888 annotation comparison</w:t>
      </w:r>
      <w:bookmarkEnd w:id="477"/>
    </w:p>
    <w:p w14:paraId="44D867AD" w14:textId="5A7ADBCB" w:rsidR="001E4B0A" w:rsidRDefault="00F803C1" w:rsidP="008A0682">
      <w:commentRangeStart w:id="478"/>
      <w:r>
        <w:t xml:space="preserve">The 3 annotation comparisons show large differences in the gene structure prediction between the two software. In parent B106, Augustus produces two </w:t>
      </w:r>
      <w:r w:rsidR="00D550C9">
        <w:t>different genes</w:t>
      </w:r>
      <w:r>
        <w:t xml:space="preserve"> </w:t>
      </w:r>
      <w:r w:rsidR="00F24C42">
        <w:t xml:space="preserve">(denoted as “g2” and “g3” in the lower track of </w:t>
      </w:r>
      <w:r w:rsidR="00A64D12">
        <w:t xml:space="preserve">figure 4) </w:t>
      </w:r>
      <w:r w:rsidR="00F24C42">
        <w:t xml:space="preserve">where GenomeThreader reports a single protein prediction. </w:t>
      </w:r>
      <w:r w:rsidR="001E681A">
        <w:t>Augustus predicts a short CDS region</w:t>
      </w:r>
      <w:r w:rsidR="00B30668">
        <w:t xml:space="preserve"> th</w:t>
      </w:r>
      <w:r w:rsidR="00977CF4">
        <w:t xml:space="preserve">at is predicted as an intron sequence with GenomeThreader, </w:t>
      </w:r>
      <w:r w:rsidR="00D550C9">
        <w:t>resulting in two</w:t>
      </w:r>
      <w:r w:rsidR="00977CF4">
        <w:t xml:space="preserve"> </w:t>
      </w:r>
      <w:r w:rsidR="00D550C9">
        <w:t>gene</w:t>
      </w:r>
      <w:r w:rsidR="00977CF4">
        <w:t xml:space="preserve"> </w:t>
      </w:r>
      <w:r w:rsidR="00D550C9">
        <w:t>predictions coding for separate proteins</w:t>
      </w:r>
      <w:r w:rsidR="00977CF4">
        <w:t xml:space="preserve">. </w:t>
      </w:r>
      <w:r w:rsidR="00A34F17">
        <w:t xml:space="preserve">Augustus also predicts a coding gene (g1) where the transcript prediction from GenomeThreader predicts </w:t>
      </w:r>
      <w:r w:rsidR="00E1784E">
        <w:t>5</w:t>
      </w:r>
      <w:r w:rsidR="00A34F17">
        <w:t xml:space="preserve">’ UTRs and introns. </w:t>
      </w:r>
      <w:r w:rsidR="008F2383">
        <w:t>Multiple</w:t>
      </w:r>
      <w:r w:rsidR="00A34F17">
        <w:t xml:space="preserve"> alignment of the reference protein, Augustus, and GenomeThreader predictions show that the Augustus </w:t>
      </w:r>
      <w:r w:rsidR="00A91834">
        <w:t xml:space="preserve">g1 </w:t>
      </w:r>
      <w:r w:rsidR="00A34F17">
        <w:t xml:space="preserve">prediction produces a protein similar </w:t>
      </w:r>
      <w:r w:rsidR="00A91834">
        <w:t xml:space="preserve">to the </w:t>
      </w:r>
      <w:r w:rsidR="00E1784E">
        <w:t>5</w:t>
      </w:r>
      <w:r w:rsidR="00A91834">
        <w:t>’ portion of the reference sequence that was truncated in the GenomeThreader prediction.</w:t>
      </w:r>
      <w:r w:rsidR="005D27BF">
        <w:t xml:space="preserve"> </w:t>
      </w:r>
    </w:p>
    <w:p w14:paraId="41F41CA1" w14:textId="593A2342" w:rsidR="005D27BF" w:rsidRDefault="005D27BF" w:rsidP="008A0682"/>
    <w:p w14:paraId="2667800F" w14:textId="7411E95A" w:rsidR="005D27BF" w:rsidRDefault="005D27BF" w:rsidP="008A0682">
      <w:r>
        <w:t xml:space="preserve">Parent B107 shows an identical CDS annotation from Augustus to GenomeThreader for the truncated protein. This is denoted by the sequence name “g2” on the lower track of </w:t>
      </w:r>
      <w:r w:rsidR="00A64D12">
        <w:t>figure 5.</w:t>
      </w:r>
      <w:r>
        <w:t xml:space="preserve"> Augustus also predicts a smaller CDS in the </w:t>
      </w:r>
      <w:r w:rsidR="00BE6BC2">
        <w:t>same region where GenomeThreader predicts the 5’ UTRs and introns for the transcript.</w:t>
      </w:r>
    </w:p>
    <w:p w14:paraId="5E4E11C1" w14:textId="6A7FB9FC" w:rsidR="00BE6BC2" w:rsidRDefault="00BE6BC2" w:rsidP="008A0682"/>
    <w:p w14:paraId="410EED96" w14:textId="2452B1E4" w:rsidR="00BE6BC2" w:rsidRDefault="00BE6BC2" w:rsidP="008A0682">
      <w:r>
        <w:t xml:space="preserve">Parent Lo1290 also shows an identical CDS prediction from both Augustus and GenomeThreader for the region coding the truncated protein. Augustus predicts the same CDS as the “g1” prediction from parent B106, which coincides with the 5’ UTR and intron regions for both the predicted Lo1290 and B106 transcripts from GenomeThreader. </w:t>
      </w:r>
      <w:commentRangeEnd w:id="478"/>
      <w:r w:rsidR="000C46B6">
        <w:rPr>
          <w:rStyle w:val="CommentReference"/>
        </w:rPr>
        <w:commentReference w:id="478"/>
      </w:r>
    </w:p>
    <w:p w14:paraId="137F2CBB" w14:textId="68E5A257" w:rsidR="001B3171" w:rsidRDefault="001B3171" w:rsidP="008A0682"/>
    <w:p w14:paraId="4C91DEA3" w14:textId="277018E1" w:rsidR="001B3171" w:rsidRDefault="001B3171" w:rsidP="008A0682">
      <w:r>
        <w:t xml:space="preserve">Parent F888 was annotated with 2 alternative transcripts with high similarity to the reference transcript, one of which is identical to the GenomeThreader prediction. These transcript isoforms are depicted in the bottom track of figure 7 as “g2.” Another gene, “g1”, is also predicted in the 5’ region of the target gene model where GenomeThreader predicts a UTR. </w:t>
      </w:r>
    </w:p>
    <w:p w14:paraId="12772FBB" w14:textId="1654D473" w:rsidR="0022790E" w:rsidRDefault="0022790E" w:rsidP="008A0682"/>
    <w:p w14:paraId="4F6700A1" w14:textId="50EBDB4C" w:rsidR="0022790E" w:rsidRDefault="0022790E" w:rsidP="008A0682">
      <w:r>
        <w:t>Augustus predictions for each parent are summarized in the table below:</w:t>
      </w:r>
    </w:p>
    <w:p w14:paraId="491C67B4" w14:textId="6B251656" w:rsidR="00D77435" w:rsidRDefault="00D77435" w:rsidP="008A0682"/>
    <w:tbl>
      <w:tblPr>
        <w:tblW w:w="7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0"/>
        <w:gridCol w:w="1300"/>
        <w:gridCol w:w="1300"/>
        <w:gridCol w:w="1300"/>
        <w:gridCol w:w="1300"/>
      </w:tblGrid>
      <w:tr w:rsidR="008A0682" w:rsidRPr="008A0682" w14:paraId="7C50EC15" w14:textId="77777777" w:rsidTr="0022790E">
        <w:trPr>
          <w:trHeight w:val="320"/>
          <w:jc w:val="center"/>
        </w:trPr>
        <w:tc>
          <w:tcPr>
            <w:tcW w:w="2140" w:type="dxa"/>
            <w:tcBorders>
              <w:top w:val="nil"/>
              <w:left w:val="nil"/>
              <w:bottom w:val="single" w:sz="4" w:space="0" w:color="auto"/>
              <w:right w:val="single" w:sz="4" w:space="0" w:color="auto"/>
            </w:tcBorders>
            <w:shd w:val="clear" w:color="auto" w:fill="auto"/>
            <w:noWrap/>
            <w:vAlign w:val="bottom"/>
            <w:hideMark/>
          </w:tcPr>
          <w:p w14:paraId="27F49915" w14:textId="2D49D293" w:rsidR="008A0682" w:rsidRPr="008A0682" w:rsidRDefault="008A0682" w:rsidP="008A0682">
            <w:pPr>
              <w:rPr>
                <w:color w:val="000000"/>
                <w:sz w:val="20"/>
                <w:szCs w:val="20"/>
              </w:rPr>
            </w:pPr>
          </w:p>
        </w:tc>
        <w:tc>
          <w:tcPr>
            <w:tcW w:w="1300" w:type="dxa"/>
            <w:tcBorders>
              <w:left w:val="single" w:sz="4" w:space="0" w:color="auto"/>
            </w:tcBorders>
            <w:shd w:val="clear" w:color="auto" w:fill="auto"/>
            <w:noWrap/>
            <w:vAlign w:val="bottom"/>
            <w:hideMark/>
          </w:tcPr>
          <w:p w14:paraId="6DA17FA3" w14:textId="77777777" w:rsidR="008A0682" w:rsidRPr="008A0682" w:rsidRDefault="008A0682" w:rsidP="008A0682">
            <w:pPr>
              <w:rPr>
                <w:color w:val="000000"/>
                <w:sz w:val="20"/>
                <w:szCs w:val="20"/>
              </w:rPr>
            </w:pPr>
            <w:r w:rsidRPr="008A0682">
              <w:rPr>
                <w:color w:val="000000"/>
                <w:sz w:val="20"/>
                <w:szCs w:val="20"/>
              </w:rPr>
              <w:t>B106</w:t>
            </w:r>
          </w:p>
        </w:tc>
        <w:tc>
          <w:tcPr>
            <w:tcW w:w="1300" w:type="dxa"/>
            <w:shd w:val="clear" w:color="auto" w:fill="auto"/>
            <w:noWrap/>
            <w:vAlign w:val="bottom"/>
            <w:hideMark/>
          </w:tcPr>
          <w:p w14:paraId="67AA7537" w14:textId="77777777" w:rsidR="008A0682" w:rsidRPr="008A0682" w:rsidRDefault="008A0682" w:rsidP="008A0682">
            <w:pPr>
              <w:rPr>
                <w:color w:val="000000"/>
                <w:sz w:val="20"/>
                <w:szCs w:val="20"/>
              </w:rPr>
            </w:pPr>
            <w:r w:rsidRPr="008A0682">
              <w:rPr>
                <w:color w:val="000000"/>
                <w:sz w:val="20"/>
                <w:szCs w:val="20"/>
              </w:rPr>
              <w:t>B107</w:t>
            </w:r>
          </w:p>
        </w:tc>
        <w:tc>
          <w:tcPr>
            <w:tcW w:w="1300" w:type="dxa"/>
            <w:shd w:val="clear" w:color="auto" w:fill="auto"/>
            <w:noWrap/>
            <w:vAlign w:val="bottom"/>
            <w:hideMark/>
          </w:tcPr>
          <w:p w14:paraId="115FB97E" w14:textId="77777777" w:rsidR="008A0682" w:rsidRPr="008A0682" w:rsidRDefault="008A0682" w:rsidP="008A0682">
            <w:pPr>
              <w:rPr>
                <w:color w:val="000000"/>
                <w:sz w:val="20"/>
                <w:szCs w:val="20"/>
              </w:rPr>
            </w:pPr>
            <w:r w:rsidRPr="008A0682">
              <w:rPr>
                <w:color w:val="000000"/>
                <w:sz w:val="20"/>
                <w:szCs w:val="20"/>
              </w:rPr>
              <w:t>Lo1290</w:t>
            </w:r>
          </w:p>
        </w:tc>
        <w:tc>
          <w:tcPr>
            <w:tcW w:w="1300" w:type="dxa"/>
            <w:shd w:val="clear" w:color="auto" w:fill="auto"/>
            <w:noWrap/>
            <w:vAlign w:val="bottom"/>
            <w:hideMark/>
          </w:tcPr>
          <w:p w14:paraId="205BC994" w14:textId="77777777" w:rsidR="008A0682" w:rsidRPr="008A0682" w:rsidRDefault="008A0682" w:rsidP="008A0682">
            <w:pPr>
              <w:rPr>
                <w:color w:val="000000"/>
                <w:sz w:val="20"/>
                <w:szCs w:val="20"/>
              </w:rPr>
            </w:pPr>
            <w:r w:rsidRPr="008A0682">
              <w:rPr>
                <w:color w:val="000000"/>
                <w:sz w:val="20"/>
                <w:szCs w:val="20"/>
              </w:rPr>
              <w:t>F888</w:t>
            </w:r>
          </w:p>
        </w:tc>
      </w:tr>
      <w:tr w:rsidR="008A0682" w:rsidRPr="008A0682" w14:paraId="1154705A" w14:textId="77777777" w:rsidTr="0022790E">
        <w:trPr>
          <w:trHeight w:val="320"/>
          <w:jc w:val="center"/>
        </w:trPr>
        <w:tc>
          <w:tcPr>
            <w:tcW w:w="2140" w:type="dxa"/>
            <w:tcBorders>
              <w:top w:val="single" w:sz="4" w:space="0" w:color="auto"/>
            </w:tcBorders>
            <w:shd w:val="clear" w:color="auto" w:fill="auto"/>
            <w:vAlign w:val="bottom"/>
            <w:hideMark/>
          </w:tcPr>
          <w:p w14:paraId="477DE01C" w14:textId="77777777" w:rsidR="008A0682" w:rsidRPr="008A0682" w:rsidRDefault="008A0682" w:rsidP="008A0682">
            <w:pPr>
              <w:rPr>
                <w:color w:val="000000"/>
                <w:sz w:val="20"/>
                <w:szCs w:val="20"/>
              </w:rPr>
            </w:pPr>
            <w:r w:rsidRPr="008A0682">
              <w:rPr>
                <w:color w:val="000000"/>
                <w:sz w:val="20"/>
                <w:szCs w:val="20"/>
              </w:rPr>
              <w:t xml:space="preserve"># </w:t>
            </w:r>
            <w:proofErr w:type="gramStart"/>
            <w:r w:rsidRPr="008A0682">
              <w:rPr>
                <w:color w:val="000000"/>
                <w:sz w:val="20"/>
                <w:szCs w:val="20"/>
              </w:rPr>
              <w:t>of</w:t>
            </w:r>
            <w:proofErr w:type="gramEnd"/>
            <w:r w:rsidRPr="008A0682">
              <w:rPr>
                <w:color w:val="000000"/>
                <w:sz w:val="20"/>
                <w:szCs w:val="20"/>
              </w:rPr>
              <w:t xml:space="preserve"> genes predicted</w:t>
            </w:r>
          </w:p>
        </w:tc>
        <w:tc>
          <w:tcPr>
            <w:tcW w:w="1300" w:type="dxa"/>
            <w:shd w:val="clear" w:color="auto" w:fill="auto"/>
            <w:noWrap/>
            <w:vAlign w:val="bottom"/>
            <w:hideMark/>
          </w:tcPr>
          <w:p w14:paraId="430B5D06" w14:textId="77777777" w:rsidR="008A0682" w:rsidRPr="008A0682" w:rsidRDefault="008A0682" w:rsidP="008A0682">
            <w:pPr>
              <w:jc w:val="right"/>
              <w:rPr>
                <w:color w:val="000000"/>
                <w:sz w:val="20"/>
                <w:szCs w:val="20"/>
              </w:rPr>
            </w:pPr>
            <w:r w:rsidRPr="008A0682">
              <w:rPr>
                <w:color w:val="000000"/>
                <w:sz w:val="20"/>
                <w:szCs w:val="20"/>
              </w:rPr>
              <w:t>3</w:t>
            </w:r>
          </w:p>
        </w:tc>
        <w:tc>
          <w:tcPr>
            <w:tcW w:w="1300" w:type="dxa"/>
            <w:shd w:val="clear" w:color="auto" w:fill="auto"/>
            <w:noWrap/>
            <w:vAlign w:val="bottom"/>
            <w:hideMark/>
          </w:tcPr>
          <w:p w14:paraId="25FC9AA1" w14:textId="77777777" w:rsidR="008A0682" w:rsidRPr="008A0682" w:rsidRDefault="008A0682" w:rsidP="008A0682">
            <w:pPr>
              <w:jc w:val="right"/>
              <w:rPr>
                <w:color w:val="000000"/>
                <w:sz w:val="20"/>
                <w:szCs w:val="20"/>
              </w:rPr>
            </w:pPr>
            <w:r w:rsidRPr="008A0682">
              <w:rPr>
                <w:color w:val="000000"/>
                <w:sz w:val="20"/>
                <w:szCs w:val="20"/>
              </w:rPr>
              <w:t>2</w:t>
            </w:r>
          </w:p>
        </w:tc>
        <w:tc>
          <w:tcPr>
            <w:tcW w:w="1300" w:type="dxa"/>
            <w:shd w:val="clear" w:color="auto" w:fill="auto"/>
            <w:noWrap/>
            <w:vAlign w:val="bottom"/>
            <w:hideMark/>
          </w:tcPr>
          <w:p w14:paraId="66C4D818" w14:textId="77777777" w:rsidR="008A0682" w:rsidRPr="008A0682" w:rsidRDefault="008A0682" w:rsidP="008A0682">
            <w:pPr>
              <w:jc w:val="right"/>
              <w:rPr>
                <w:color w:val="000000"/>
                <w:sz w:val="20"/>
                <w:szCs w:val="20"/>
              </w:rPr>
            </w:pPr>
            <w:r w:rsidRPr="008A0682">
              <w:rPr>
                <w:color w:val="000000"/>
                <w:sz w:val="20"/>
                <w:szCs w:val="20"/>
              </w:rPr>
              <w:t>3</w:t>
            </w:r>
          </w:p>
        </w:tc>
        <w:tc>
          <w:tcPr>
            <w:tcW w:w="1300" w:type="dxa"/>
            <w:shd w:val="clear" w:color="auto" w:fill="auto"/>
            <w:noWrap/>
            <w:vAlign w:val="bottom"/>
            <w:hideMark/>
          </w:tcPr>
          <w:p w14:paraId="28A3071B" w14:textId="77777777" w:rsidR="008A0682" w:rsidRPr="008A0682" w:rsidRDefault="008A0682" w:rsidP="008A0682">
            <w:pPr>
              <w:jc w:val="right"/>
              <w:rPr>
                <w:color w:val="000000"/>
                <w:sz w:val="20"/>
                <w:szCs w:val="20"/>
              </w:rPr>
            </w:pPr>
            <w:r w:rsidRPr="008A0682">
              <w:rPr>
                <w:color w:val="000000"/>
                <w:sz w:val="20"/>
                <w:szCs w:val="20"/>
              </w:rPr>
              <w:t>2</w:t>
            </w:r>
          </w:p>
        </w:tc>
      </w:tr>
      <w:tr w:rsidR="008A0682" w:rsidRPr="008A0682" w14:paraId="5DD0380A" w14:textId="77777777" w:rsidTr="0075495C">
        <w:trPr>
          <w:trHeight w:val="476"/>
          <w:jc w:val="center"/>
        </w:trPr>
        <w:tc>
          <w:tcPr>
            <w:tcW w:w="2140" w:type="dxa"/>
            <w:shd w:val="clear" w:color="auto" w:fill="auto"/>
            <w:vAlign w:val="bottom"/>
            <w:hideMark/>
          </w:tcPr>
          <w:p w14:paraId="6F66E27E" w14:textId="77777777" w:rsidR="008A0682" w:rsidRPr="008A0682" w:rsidRDefault="008A0682" w:rsidP="008A0682">
            <w:pPr>
              <w:rPr>
                <w:color w:val="000000"/>
                <w:sz w:val="20"/>
                <w:szCs w:val="20"/>
              </w:rPr>
            </w:pPr>
            <w:r w:rsidRPr="008A0682">
              <w:rPr>
                <w:color w:val="000000"/>
                <w:sz w:val="20"/>
                <w:szCs w:val="20"/>
              </w:rPr>
              <w:t>Transcript matching GenomeThreader</w:t>
            </w:r>
          </w:p>
        </w:tc>
        <w:tc>
          <w:tcPr>
            <w:tcW w:w="1300" w:type="dxa"/>
            <w:shd w:val="clear" w:color="auto" w:fill="auto"/>
            <w:noWrap/>
            <w:vAlign w:val="bottom"/>
            <w:hideMark/>
          </w:tcPr>
          <w:p w14:paraId="590BE5A5" w14:textId="77777777" w:rsidR="008A0682" w:rsidRPr="008A0682" w:rsidRDefault="008A0682" w:rsidP="008A0682">
            <w:pPr>
              <w:rPr>
                <w:color w:val="000000"/>
                <w:sz w:val="20"/>
                <w:szCs w:val="20"/>
              </w:rPr>
            </w:pPr>
            <w:r w:rsidRPr="008A0682">
              <w:rPr>
                <w:color w:val="000000"/>
                <w:sz w:val="20"/>
                <w:szCs w:val="20"/>
              </w:rPr>
              <w:t>No</w:t>
            </w:r>
          </w:p>
        </w:tc>
        <w:tc>
          <w:tcPr>
            <w:tcW w:w="1300" w:type="dxa"/>
            <w:shd w:val="clear" w:color="auto" w:fill="auto"/>
            <w:noWrap/>
            <w:vAlign w:val="bottom"/>
            <w:hideMark/>
          </w:tcPr>
          <w:p w14:paraId="3875DE1B" w14:textId="77777777" w:rsidR="008A0682" w:rsidRPr="008A0682" w:rsidRDefault="008A0682" w:rsidP="008A0682">
            <w:pPr>
              <w:rPr>
                <w:color w:val="000000"/>
                <w:sz w:val="20"/>
                <w:szCs w:val="20"/>
              </w:rPr>
            </w:pPr>
            <w:r w:rsidRPr="008A0682">
              <w:rPr>
                <w:color w:val="000000"/>
                <w:sz w:val="20"/>
                <w:szCs w:val="20"/>
              </w:rPr>
              <w:t>Yes</w:t>
            </w:r>
          </w:p>
        </w:tc>
        <w:tc>
          <w:tcPr>
            <w:tcW w:w="1300" w:type="dxa"/>
            <w:shd w:val="clear" w:color="auto" w:fill="auto"/>
            <w:noWrap/>
            <w:vAlign w:val="bottom"/>
            <w:hideMark/>
          </w:tcPr>
          <w:p w14:paraId="1CD6929E" w14:textId="77777777" w:rsidR="008A0682" w:rsidRPr="008A0682" w:rsidRDefault="008A0682" w:rsidP="008A0682">
            <w:pPr>
              <w:rPr>
                <w:color w:val="000000"/>
                <w:sz w:val="20"/>
                <w:szCs w:val="20"/>
              </w:rPr>
            </w:pPr>
            <w:r w:rsidRPr="008A0682">
              <w:rPr>
                <w:color w:val="000000"/>
                <w:sz w:val="20"/>
                <w:szCs w:val="20"/>
              </w:rPr>
              <w:t>Yes</w:t>
            </w:r>
          </w:p>
        </w:tc>
        <w:tc>
          <w:tcPr>
            <w:tcW w:w="1300" w:type="dxa"/>
            <w:shd w:val="clear" w:color="auto" w:fill="auto"/>
            <w:noWrap/>
            <w:vAlign w:val="bottom"/>
            <w:hideMark/>
          </w:tcPr>
          <w:p w14:paraId="6EC384F2" w14:textId="77777777" w:rsidR="008A0682" w:rsidRPr="008A0682" w:rsidRDefault="008A0682" w:rsidP="008A0682">
            <w:pPr>
              <w:rPr>
                <w:color w:val="000000"/>
                <w:sz w:val="20"/>
                <w:szCs w:val="20"/>
              </w:rPr>
            </w:pPr>
            <w:r w:rsidRPr="008A0682">
              <w:rPr>
                <w:color w:val="000000"/>
                <w:sz w:val="20"/>
                <w:szCs w:val="20"/>
              </w:rPr>
              <w:t>Yes</w:t>
            </w:r>
          </w:p>
        </w:tc>
      </w:tr>
      <w:tr w:rsidR="008A0682" w:rsidRPr="008A0682" w14:paraId="280EA8D6" w14:textId="77777777" w:rsidTr="0075495C">
        <w:trPr>
          <w:trHeight w:val="242"/>
          <w:jc w:val="center"/>
        </w:trPr>
        <w:tc>
          <w:tcPr>
            <w:tcW w:w="2140" w:type="dxa"/>
            <w:shd w:val="clear" w:color="auto" w:fill="auto"/>
            <w:vAlign w:val="bottom"/>
            <w:hideMark/>
          </w:tcPr>
          <w:p w14:paraId="1802C8DA" w14:textId="77777777" w:rsidR="008A0682" w:rsidRPr="008A0682" w:rsidRDefault="008A0682" w:rsidP="008A0682">
            <w:pPr>
              <w:rPr>
                <w:color w:val="000000"/>
                <w:sz w:val="20"/>
                <w:szCs w:val="20"/>
              </w:rPr>
            </w:pPr>
            <w:r w:rsidRPr="008A0682">
              <w:rPr>
                <w:color w:val="000000"/>
                <w:sz w:val="20"/>
                <w:szCs w:val="20"/>
              </w:rPr>
              <w:t xml:space="preserve"># </w:t>
            </w:r>
            <w:proofErr w:type="gramStart"/>
            <w:r w:rsidRPr="008A0682">
              <w:rPr>
                <w:color w:val="000000"/>
                <w:sz w:val="20"/>
                <w:szCs w:val="20"/>
              </w:rPr>
              <w:t>of</w:t>
            </w:r>
            <w:proofErr w:type="gramEnd"/>
            <w:r w:rsidRPr="008A0682">
              <w:rPr>
                <w:color w:val="000000"/>
                <w:sz w:val="20"/>
                <w:szCs w:val="20"/>
              </w:rPr>
              <w:t xml:space="preserve"> transcript isoforms</w:t>
            </w:r>
          </w:p>
        </w:tc>
        <w:tc>
          <w:tcPr>
            <w:tcW w:w="1300" w:type="dxa"/>
            <w:shd w:val="clear" w:color="auto" w:fill="auto"/>
            <w:noWrap/>
            <w:vAlign w:val="bottom"/>
            <w:hideMark/>
          </w:tcPr>
          <w:p w14:paraId="3DE01848" w14:textId="77777777" w:rsidR="008A0682" w:rsidRPr="008A0682" w:rsidRDefault="008A0682" w:rsidP="008A0682">
            <w:pPr>
              <w:jc w:val="right"/>
              <w:rPr>
                <w:color w:val="000000"/>
                <w:sz w:val="20"/>
                <w:szCs w:val="20"/>
              </w:rPr>
            </w:pPr>
            <w:r w:rsidRPr="008A0682">
              <w:rPr>
                <w:color w:val="000000"/>
                <w:sz w:val="20"/>
                <w:szCs w:val="20"/>
              </w:rPr>
              <w:t>3</w:t>
            </w:r>
          </w:p>
        </w:tc>
        <w:tc>
          <w:tcPr>
            <w:tcW w:w="1300" w:type="dxa"/>
            <w:shd w:val="clear" w:color="auto" w:fill="auto"/>
            <w:noWrap/>
            <w:vAlign w:val="bottom"/>
            <w:hideMark/>
          </w:tcPr>
          <w:p w14:paraId="591047C3" w14:textId="77777777" w:rsidR="008A0682" w:rsidRPr="008A0682" w:rsidRDefault="008A0682" w:rsidP="008A0682">
            <w:pPr>
              <w:jc w:val="right"/>
              <w:rPr>
                <w:color w:val="000000"/>
                <w:sz w:val="20"/>
                <w:szCs w:val="20"/>
              </w:rPr>
            </w:pPr>
            <w:r w:rsidRPr="008A0682">
              <w:rPr>
                <w:color w:val="000000"/>
                <w:sz w:val="20"/>
                <w:szCs w:val="20"/>
              </w:rPr>
              <w:t>2</w:t>
            </w:r>
          </w:p>
        </w:tc>
        <w:tc>
          <w:tcPr>
            <w:tcW w:w="1300" w:type="dxa"/>
            <w:shd w:val="clear" w:color="auto" w:fill="auto"/>
            <w:noWrap/>
            <w:vAlign w:val="bottom"/>
            <w:hideMark/>
          </w:tcPr>
          <w:p w14:paraId="609DFA3A" w14:textId="77777777" w:rsidR="008A0682" w:rsidRPr="008A0682" w:rsidRDefault="008A0682" w:rsidP="008A0682">
            <w:pPr>
              <w:jc w:val="right"/>
              <w:rPr>
                <w:color w:val="000000"/>
                <w:sz w:val="20"/>
                <w:szCs w:val="20"/>
              </w:rPr>
            </w:pPr>
            <w:r w:rsidRPr="008A0682">
              <w:rPr>
                <w:color w:val="000000"/>
                <w:sz w:val="20"/>
                <w:szCs w:val="20"/>
              </w:rPr>
              <w:t>3</w:t>
            </w:r>
          </w:p>
        </w:tc>
        <w:tc>
          <w:tcPr>
            <w:tcW w:w="1300" w:type="dxa"/>
            <w:shd w:val="clear" w:color="auto" w:fill="auto"/>
            <w:noWrap/>
            <w:vAlign w:val="bottom"/>
            <w:hideMark/>
          </w:tcPr>
          <w:p w14:paraId="27955C9D" w14:textId="77777777" w:rsidR="008A0682" w:rsidRPr="008A0682" w:rsidRDefault="008A0682" w:rsidP="0022790E">
            <w:pPr>
              <w:keepNext/>
              <w:jc w:val="right"/>
              <w:rPr>
                <w:color w:val="000000"/>
                <w:sz w:val="20"/>
                <w:szCs w:val="20"/>
              </w:rPr>
            </w:pPr>
            <w:r w:rsidRPr="008A0682">
              <w:rPr>
                <w:color w:val="000000"/>
                <w:sz w:val="20"/>
                <w:szCs w:val="20"/>
              </w:rPr>
              <w:t>3</w:t>
            </w:r>
          </w:p>
        </w:tc>
      </w:tr>
    </w:tbl>
    <w:p w14:paraId="08D6CE44" w14:textId="7707B921" w:rsidR="00D77435" w:rsidRPr="00613AE0" w:rsidRDefault="0022790E" w:rsidP="0022790E">
      <w:pPr>
        <w:pStyle w:val="Caption"/>
        <w:jc w:val="center"/>
      </w:pPr>
      <w:bookmarkStart w:id="479" w:name="_Toc100319509"/>
      <w:bookmarkStart w:id="480" w:name="_Toc100320749"/>
      <w:bookmarkStart w:id="481" w:name="_Toc100320953"/>
      <w:r>
        <w:t xml:space="preserve">Table </w:t>
      </w:r>
      <w:r>
        <w:fldChar w:fldCharType="begin"/>
      </w:r>
      <w:r>
        <w:instrText xml:space="preserve"> SEQ Table \* ARABIC </w:instrText>
      </w:r>
      <w:r>
        <w:fldChar w:fldCharType="separate"/>
      </w:r>
      <w:r>
        <w:rPr>
          <w:noProof/>
        </w:rPr>
        <w:t>5</w:t>
      </w:r>
      <w:r>
        <w:fldChar w:fldCharType="end"/>
      </w:r>
      <w:r>
        <w:t>: Augustus predictions</w:t>
      </w:r>
      <w:bookmarkEnd w:id="479"/>
      <w:bookmarkEnd w:id="480"/>
      <w:bookmarkEnd w:id="481"/>
    </w:p>
    <w:p w14:paraId="1FBDDC0E" w14:textId="77777777" w:rsidR="008D5AC7" w:rsidRPr="00CB784C" w:rsidRDefault="008D5AC7" w:rsidP="008A0682">
      <w:pPr>
        <w:pStyle w:val="KapitelI"/>
        <w:spacing w:line="240" w:lineRule="auto"/>
      </w:pPr>
      <w:bookmarkStart w:id="482" w:name="_Toc98856560"/>
      <w:bookmarkStart w:id="483" w:name="_Toc100320939"/>
      <w:r w:rsidRPr="00CB784C">
        <w:lastRenderedPageBreak/>
        <w:t>Discussion:</w:t>
      </w:r>
      <w:bookmarkEnd w:id="482"/>
      <w:bookmarkEnd w:id="483"/>
    </w:p>
    <w:p w14:paraId="51AFCBD1" w14:textId="77777777" w:rsidR="008D5AC7" w:rsidRPr="00CB784C" w:rsidRDefault="008D5AC7" w:rsidP="008A0682">
      <w:pPr>
        <w:rPr>
          <w:color w:val="000000"/>
        </w:rPr>
      </w:pPr>
    </w:p>
    <w:p w14:paraId="6C2F13D6" w14:textId="3F514663" w:rsidR="008D5AC7" w:rsidRPr="00CB784C" w:rsidRDefault="008D5AC7" w:rsidP="008A0682">
      <w:pPr>
        <w:pStyle w:val="KapitelII"/>
        <w:spacing w:line="240" w:lineRule="auto"/>
      </w:pPr>
      <w:bookmarkStart w:id="484" w:name="_Toc98856561"/>
      <w:bookmarkStart w:id="485" w:name="_Toc100320940"/>
      <w:r w:rsidRPr="00CB784C">
        <w:t xml:space="preserve">Assembly error </w:t>
      </w:r>
      <w:del w:id="486" w:author="Lin, Yan Cheng" w:date="2022-04-07T18:15:00Z">
        <w:r w:rsidRPr="00CB784C" w:rsidDel="003D2641">
          <w:delText xml:space="preserve">lower </w:delText>
        </w:r>
      </w:del>
      <w:ins w:id="487" w:author="Lin, Yan Cheng" w:date="2022-04-07T18:15:00Z">
        <w:r w:rsidR="003D2641">
          <w:t>is the main obstacle of</w:t>
        </w:r>
        <w:r w:rsidR="003D2641" w:rsidRPr="00CB784C">
          <w:t xml:space="preserve"> </w:t>
        </w:r>
      </w:ins>
      <w:r w:rsidRPr="00CB784C">
        <w:t>workflow accuracy:</w:t>
      </w:r>
      <w:bookmarkEnd w:id="484"/>
      <w:bookmarkEnd w:id="485"/>
    </w:p>
    <w:p w14:paraId="0584222C" w14:textId="1E29C4DF" w:rsidR="008D5AC7" w:rsidRPr="00CB784C" w:rsidRDefault="008D5AC7" w:rsidP="008A0682">
      <w:pPr>
        <w:rPr>
          <w:color w:val="000000"/>
        </w:rPr>
      </w:pPr>
      <w:r w:rsidRPr="00CB784C">
        <w:rPr>
          <w:color w:val="000000"/>
        </w:rPr>
        <w:t xml:space="preserve">The main impediment to accurate workflow output, is the overall assembly quality of the genomes used. Maize genomes have complex structure and many repeat and transposon regions that complicate assembly and can lead to regions that are needed for accurate annotation going unassembled and the detection of false positive polymorphisms downstream or complete absence of annotation. The addition of long read data to the assemblies already generated could result in better assembly quality. The long reads would assist in accurately assembling regions with high transposon density or as was seen in the case of this workflow, repeat regions with high </w:t>
      </w:r>
      <w:r w:rsidR="0075495C">
        <w:rPr>
          <w:color w:val="000000"/>
        </w:rPr>
        <w:t>similarity</w:t>
      </w:r>
      <w:r w:rsidRPr="00CB784C">
        <w:rPr>
          <w:color w:val="000000"/>
        </w:rPr>
        <w:t xml:space="preserve"> that are part of a target gene such as that seen in Zm00001d037961. </w:t>
      </w:r>
      <w:r w:rsidR="0080760E" w:rsidRPr="00CB784C">
        <w:rPr>
          <w:color w:val="000000"/>
        </w:rPr>
        <w:t>However, m</w:t>
      </w:r>
      <w:r w:rsidRPr="00CB784C">
        <w:rPr>
          <w:color w:val="000000"/>
        </w:rPr>
        <w:t>ore molecular data does not always lead to error free assembly. Even the reference genome used has genes which were annotated on contigs that remained unaligned such as Zm00001d000302. This could complicate the identification of markers for genes of interest and characterization of linkage groups, and ultimately complicate cloning efforts if genes are identified that merit further investigation. However, the aforementioned gene model was accurately localized in the 5</w:t>
      </w:r>
      <w:r w:rsidRPr="00CB784C">
        <w:rPr>
          <w:color w:val="000000"/>
          <w:vertAlign w:val="superscript"/>
        </w:rPr>
        <w:t>th</w:t>
      </w:r>
      <w:r w:rsidRPr="00CB784C">
        <w:rPr>
          <w:color w:val="000000"/>
        </w:rPr>
        <w:t xml:space="preserve"> version of the B73 genome compared to the 4</w:t>
      </w:r>
      <w:r w:rsidRPr="00CB784C">
        <w:rPr>
          <w:color w:val="000000"/>
          <w:vertAlign w:val="superscript"/>
        </w:rPr>
        <w:t>th</w:t>
      </w:r>
      <w:r w:rsidRPr="00CB784C">
        <w:rPr>
          <w:color w:val="000000"/>
        </w:rPr>
        <w:t xml:space="preserve"> version used in this workflow, although both versions incorporated long read data into the assembly process (Jiao et. al, 2017.) </w:t>
      </w:r>
      <w:r w:rsidR="00E1784E">
        <w:rPr>
          <w:color w:val="000000"/>
        </w:rPr>
        <w:t>W</w:t>
      </w:r>
      <w:r w:rsidRPr="00CB784C">
        <w:rPr>
          <w:color w:val="000000"/>
        </w:rPr>
        <w:t>hile long read data could be advisable in increasing overall assembly quality, it is by no means a surefire solution.</w:t>
      </w:r>
    </w:p>
    <w:p w14:paraId="0CDC5FE6" w14:textId="3923A31A" w:rsidR="008D5AC7" w:rsidRPr="00CB784C" w:rsidRDefault="008D5AC7" w:rsidP="008A0682">
      <w:pPr>
        <w:pStyle w:val="KapitelII"/>
        <w:spacing w:line="240" w:lineRule="auto"/>
      </w:pPr>
      <w:bookmarkStart w:id="488" w:name="_Toc98856562"/>
      <w:bookmarkStart w:id="489" w:name="_Toc100320941"/>
      <w:r w:rsidRPr="00CB784C">
        <w:t>Developing parameters for gene model acceptance and selection:</w:t>
      </w:r>
      <w:bookmarkEnd w:id="488"/>
      <w:bookmarkEnd w:id="489"/>
    </w:p>
    <w:p w14:paraId="7D57AAA8" w14:textId="77777777" w:rsidR="008D5AC7" w:rsidRPr="00CB784C" w:rsidRDefault="008D5AC7" w:rsidP="008A0682">
      <w:pPr>
        <w:rPr>
          <w:color w:val="000000"/>
        </w:rPr>
      </w:pPr>
      <w:r w:rsidRPr="00CB784C">
        <w:rPr>
          <w:color w:val="000000"/>
        </w:rPr>
        <w:t xml:space="preserve">The ultimate goal of the workflow being to characterize potential polymorphisms in order to select them for further investigation, a necessary step for further development of the process would be to characterize the statistical signals of genes and gene products that are deemed to be plausibly real. To accomplish this, it would be desirable to curate a set of fully assembled genomes as well as a set of “gold standard” genes that have been identified as polymorphic in some of these genomes. By running the workflow with these genomes and gene models, it would be possible to observe the statistical signals emerging from alleles that are already well characterized and documented. This could allow for the discovery of new parameters of importance that could better indicate genuine polymorphisms, or by observing the distribution of values for the parameters already selected (percent identity, query cover, and reverse query cover) a confidence interval could be established for selecting genes that fall within a certain range for these parameters. Ultimately, assessing the accuracy and dependability of the workflow will rely on validation through use of genomes that are fully assembled with high quality and characterizing the signals of polymorphism that emerge from the data output. </w:t>
      </w:r>
    </w:p>
    <w:p w14:paraId="273AE066" w14:textId="77777777" w:rsidR="008D5AC7" w:rsidRPr="00CB784C" w:rsidRDefault="008D5AC7" w:rsidP="008A0682">
      <w:pPr>
        <w:rPr>
          <w:color w:val="000000"/>
        </w:rPr>
      </w:pPr>
    </w:p>
    <w:p w14:paraId="66187FD2" w14:textId="08A4CE2C" w:rsidR="008D5AC7" w:rsidRPr="00CB784C" w:rsidRDefault="004350F1" w:rsidP="008A0682">
      <w:pPr>
        <w:rPr>
          <w:color w:val="000000"/>
        </w:rPr>
      </w:pPr>
      <w:bookmarkStart w:id="490" w:name="_Toc98856563"/>
      <w:r>
        <w:t xml:space="preserve">Assembling such a dataset </w:t>
      </w:r>
      <w:r w:rsidR="00946DD9">
        <w:t xml:space="preserve">would be possible by leveraging the existing </w:t>
      </w:r>
      <w:r w:rsidR="004038D5">
        <w:t xml:space="preserve">assembled maize reference genomes with corresponding transcriptomic data. Reference assemblies with their own transcriptome sequence data could be used to create genome annotations containing only gene predictions supported by transcript evidence. </w:t>
      </w:r>
      <w:r w:rsidR="006B3B15">
        <w:t>This annotation process to create the “gold standard” gene set would use the MAKER-P</w:t>
      </w:r>
      <w:r w:rsidR="004038D5">
        <w:t xml:space="preserve"> </w:t>
      </w:r>
      <w:r w:rsidR="006B3B15">
        <w:t xml:space="preserve">annotation software (Campbell et al. 2014), which was also used to annotate </w:t>
      </w:r>
      <w:r w:rsidR="00D15191">
        <w:t>B73</w:t>
      </w:r>
      <w:r w:rsidR="00E1784E">
        <w:t xml:space="preserve"> RefGen_</w:t>
      </w:r>
      <w:r w:rsidR="00D15191">
        <w:t>v4. MAKER-P outputs two quality metrics that have been shown to be useful to identify</w:t>
      </w:r>
      <w:r w:rsidR="00A63033">
        <w:t xml:space="preserve"> </w:t>
      </w:r>
      <w:r w:rsidR="00D15191">
        <w:t xml:space="preserve">poorly annotated genes in maize: annotation edit </w:t>
      </w:r>
      <w:r w:rsidR="00D15191">
        <w:lastRenderedPageBreak/>
        <w:t>distance (AED) and quality index 2 (QI2) (Tello-Ruiz et al. 2019.) By filtering gene annotations with</w:t>
      </w:r>
      <w:r w:rsidR="00994E66">
        <w:t xml:space="preserve"> </w:t>
      </w:r>
      <w:r w:rsidR="00D15191">
        <w:t xml:space="preserve">an AED quality metric </w:t>
      </w:r>
      <w:r w:rsidR="00994E66">
        <w:t>above</w:t>
      </w:r>
      <w:r w:rsidR="00D15191">
        <w:t xml:space="preserve"> 0, only gene annotations with perfect concordance to existing evidence will remain. </w:t>
      </w:r>
      <w:r w:rsidR="004B0A67">
        <w:t>Su</w:t>
      </w:r>
      <w:r w:rsidR="00994E66">
        <w:t xml:space="preserve">cceeding this step, filtering the remaining gene annotations with a QI2 below 1 will retain only annotations with splice sites that are 100% confirmed by alignments to RNA evidence. </w:t>
      </w:r>
      <w:r w:rsidR="00600420">
        <w:t xml:space="preserve">These filtered gene models could then be assumed to accurately reflect existing sequence polymorphisms. This set of filtered gene models would be generated for each reference genome and then the “gold standard” set would be constituted from genes that </w:t>
      </w:r>
      <w:r w:rsidR="00612D06">
        <w:t>are present in the core pan-genome</w:t>
      </w:r>
      <w:r w:rsidR="00A63033">
        <w:t xml:space="preserve"> of all the reference genomes used</w:t>
      </w:r>
      <w:r w:rsidR="00612D06">
        <w:t>. Assembling a core pan-genome to validate mutations could be problematic as generally pan-genomes are constructed using sequences of high similarity</w:t>
      </w:r>
      <w:r w:rsidR="006F3777">
        <w:t xml:space="preserve"> (Hufford et al. 2021</w:t>
      </w:r>
      <w:r w:rsidR="00612D06">
        <w:t>.</w:t>
      </w:r>
      <w:r w:rsidR="006F3777">
        <w:t>)</w:t>
      </w:r>
      <w:r w:rsidR="00612D06">
        <w:t xml:space="preserve"> However, it could be possible to include highly polymorphic genes in the pan-genome through synteny analysis</w:t>
      </w:r>
      <w:r w:rsidR="006F3777">
        <w:t xml:space="preserve"> by using a whole genome alignment software such as MUMmer4 (Marçais et al. 2018.) This </w:t>
      </w:r>
      <w:r w:rsidR="00A63033">
        <w:t>quasi-core</w:t>
      </w:r>
      <w:r w:rsidR="006F3777">
        <w:t xml:space="preserve"> pan-genome would then include only evidence supported gene predictions that are present within the same syntenic block within all the reference assemblies.</w:t>
      </w:r>
      <w:r w:rsidR="007A19F7">
        <w:t xml:space="preserve"> By restricting pan-genome construction to only using synteny and not sequence similarity, the full extent of polymorphism in the reference assemblies would be retained.</w:t>
      </w:r>
      <w:r w:rsidR="006F3777">
        <w:t xml:space="preserve"> The workflow could then be iterated over these gene annotations and the results quantified to construct parameters for selection. </w:t>
      </w:r>
      <w:r w:rsidR="002F1EB3">
        <w:t>The workflow results could also be validated by back referencing to existing transcriptome data.</w:t>
      </w:r>
      <w:bookmarkEnd w:id="490"/>
    </w:p>
    <w:p w14:paraId="137AC96F" w14:textId="394A334C" w:rsidR="008D5AC7" w:rsidRPr="00CB784C" w:rsidRDefault="008D5AC7" w:rsidP="008A0682">
      <w:pPr>
        <w:pStyle w:val="KapitelII"/>
        <w:spacing w:line="240" w:lineRule="auto"/>
      </w:pPr>
      <w:bookmarkStart w:id="491" w:name="_Toc98856564"/>
      <w:bookmarkStart w:id="492" w:name="_Toc100320942"/>
      <w:r w:rsidRPr="00CB784C">
        <w:t>Alternative</w:t>
      </w:r>
      <w:r w:rsidR="00891845" w:rsidRPr="00CB784C">
        <w:t>s</w:t>
      </w:r>
      <w:r w:rsidRPr="00CB784C">
        <w:t xml:space="preserve"> to GenomeThreader:</w:t>
      </w:r>
      <w:bookmarkEnd w:id="491"/>
      <w:bookmarkEnd w:id="492"/>
    </w:p>
    <w:p w14:paraId="688E52B5" w14:textId="17366643" w:rsidR="008D5AC7" w:rsidRDefault="008D5AC7" w:rsidP="008A0682">
      <w:pPr>
        <w:rPr>
          <w:color w:val="000000"/>
        </w:rPr>
      </w:pPr>
      <w:r w:rsidRPr="00CB784C">
        <w:rPr>
          <w:color w:val="000000"/>
        </w:rPr>
        <w:t>Comparison of the efficacy for different software could be informative in optimizing the accuracy of the workflow. GenomeThreader has one notable alternative being the software Scipio (Keller et. al, 2008.) Scipio uses protein sequences to identify exon and intron sequences and boundaries. GenomeThreader contains a similar feature to use protein sequences as well, so the quality of annotations when comparing the two tools could be informative. However, GenomeThreader also has the ability to supplement protein sequences with cDNA transcript data for the annotation process. Using this feature within the next iteration of the workflow development could improve results.</w:t>
      </w:r>
    </w:p>
    <w:p w14:paraId="1CFDDFE6" w14:textId="7A1B2C7E" w:rsidR="002F1EB3" w:rsidRDefault="002F1EB3" w:rsidP="008A0682">
      <w:pPr>
        <w:rPr>
          <w:color w:val="000000"/>
        </w:rPr>
      </w:pPr>
    </w:p>
    <w:p w14:paraId="26AA53B5" w14:textId="01664DD6" w:rsidR="008D5AC7" w:rsidRPr="00CB784C" w:rsidRDefault="002F1EB3" w:rsidP="008A0682">
      <w:pPr>
        <w:rPr>
          <w:color w:val="000000"/>
        </w:rPr>
      </w:pPr>
      <w:r>
        <w:rPr>
          <w:color w:val="000000"/>
        </w:rPr>
        <w:t xml:space="preserve">Augustus also offers an alternative annotation method to GenomeThreader, which is based on </w:t>
      </w:r>
      <w:r>
        <w:rPr>
          <w:i/>
          <w:iCs/>
          <w:color w:val="000000"/>
        </w:rPr>
        <w:t xml:space="preserve">ab initio </w:t>
      </w:r>
      <w:r>
        <w:rPr>
          <w:color w:val="000000"/>
        </w:rPr>
        <w:t xml:space="preserve">prediction. </w:t>
      </w:r>
      <w:r w:rsidR="00B54074">
        <w:rPr>
          <w:color w:val="000000"/>
        </w:rPr>
        <w:t xml:space="preserve">Augustus allows for the inclusion prediction via cDNA and protein evidence as well as prediction of alternative transcripts using sampling of parses to calculate a posterior probability for exons (Stanke et al. 2006.) </w:t>
      </w:r>
      <w:r w:rsidR="003B7B4F">
        <w:rPr>
          <w:color w:val="000000"/>
        </w:rPr>
        <w:t xml:space="preserve">However, Augustus does not currently support UTR prediction in maize which can complicate sequence comparisons of exon predictions. Augustus also output more CDS and protein predictions at </w:t>
      </w:r>
      <w:r w:rsidR="00A63033">
        <w:rPr>
          <w:color w:val="000000"/>
        </w:rPr>
        <w:t>loci investigated for this report</w:t>
      </w:r>
      <w:r w:rsidR="003B7B4F">
        <w:rPr>
          <w:color w:val="000000"/>
        </w:rPr>
        <w:t xml:space="preserve">. This </w:t>
      </w:r>
      <w:r w:rsidR="0058525E">
        <w:rPr>
          <w:color w:val="000000"/>
        </w:rPr>
        <w:t xml:space="preserve">could complicate matters of sequence </w:t>
      </w:r>
      <w:r w:rsidR="00A63033">
        <w:rPr>
          <w:color w:val="000000"/>
        </w:rPr>
        <w:t>alignment;</w:t>
      </w:r>
      <w:r w:rsidR="0058525E">
        <w:rPr>
          <w:color w:val="000000"/>
        </w:rPr>
        <w:t xml:space="preserve"> </w:t>
      </w:r>
      <w:r w:rsidR="00A63033">
        <w:rPr>
          <w:color w:val="000000"/>
        </w:rPr>
        <w:t>however,</w:t>
      </w:r>
      <w:r w:rsidR="0058525E">
        <w:rPr>
          <w:color w:val="000000"/>
        </w:rPr>
        <w:t xml:space="preserve"> it could also be advantageous in detecting potential polymorphisms that are not predicted by GenomeThreader. The comparison of the two software could not currently be assessed for their respective accuracies. It should be noted though that the inclusion of more cDNA evidence for Augustus can result in the prediction of more possible splice sites. Whether they are erroneous is unsure at the moment. Augustus prediction could be potentially improved by setting the priority levels for different transcripts based on the relatedness of the parent the cDNA</w:t>
      </w:r>
      <w:r w:rsidR="00A63033">
        <w:rPr>
          <w:color w:val="000000"/>
        </w:rPr>
        <w:t xml:space="preserve"> evidence</w:t>
      </w:r>
      <w:r w:rsidR="0058525E">
        <w:rPr>
          <w:color w:val="000000"/>
        </w:rPr>
        <w:t xml:space="preserve"> was sourced from to the </w:t>
      </w:r>
      <w:r w:rsidR="00E36AEE">
        <w:rPr>
          <w:color w:val="000000"/>
        </w:rPr>
        <w:t>parent genome being annotated. This additional step could severely complicate automation efforts though.</w:t>
      </w:r>
    </w:p>
    <w:p w14:paraId="6D0656E4" w14:textId="5B882DBC" w:rsidR="008D5AC7" w:rsidRPr="00CB784C" w:rsidRDefault="008D5AC7" w:rsidP="008A0682">
      <w:pPr>
        <w:pStyle w:val="KapitelII"/>
        <w:spacing w:line="240" w:lineRule="auto"/>
      </w:pPr>
      <w:bookmarkStart w:id="493" w:name="_Toc100320943"/>
      <w:r w:rsidRPr="00CB784C">
        <w:lastRenderedPageBreak/>
        <w:t>Validating polymorphism discoveries:</w:t>
      </w:r>
      <w:bookmarkEnd w:id="493"/>
    </w:p>
    <w:p w14:paraId="50B401C6" w14:textId="2D10EB1A" w:rsidR="002F09BC" w:rsidRPr="00CB784C" w:rsidRDefault="008D5AC7" w:rsidP="008A0682">
      <w:pPr>
        <w:rPr>
          <w:color w:val="000000"/>
        </w:rPr>
      </w:pPr>
      <w:r w:rsidRPr="00CB784C">
        <w:rPr>
          <w:color w:val="000000"/>
        </w:rPr>
        <w:t xml:space="preserve">An important step needed to confirm the efficacy of the workflow is the verification that polymorphism discoveries are genuine. </w:t>
      </w:r>
      <w:r w:rsidR="002E0031" w:rsidRPr="00CB784C">
        <w:rPr>
          <w:color w:val="000000"/>
        </w:rPr>
        <w:t>The discovery of apparent splice variants, protein truncations, and frameshift or stop codon mutations must be verified through gathering additional molecular data. Polymorphic exon sequences such as the example found in gene model Zm00001d02</w:t>
      </w:r>
      <w:r w:rsidR="008B7A7D" w:rsidRPr="00CB784C">
        <w:rPr>
          <w:color w:val="000000"/>
        </w:rPr>
        <w:t>2554</w:t>
      </w:r>
      <w:r w:rsidR="002E0031" w:rsidRPr="00CB784C">
        <w:rPr>
          <w:color w:val="000000"/>
        </w:rPr>
        <w:t xml:space="preserve"> could be verified by designing primers for sequence amplification of this region. By designing primers flanking the polymorphic region followed by Sanger sequencing of the amplified DNA, the existence and</w:t>
      </w:r>
      <w:r w:rsidR="00A330C3" w:rsidRPr="00CB784C">
        <w:rPr>
          <w:color w:val="000000"/>
        </w:rPr>
        <w:t xml:space="preserve"> exact sequence at this location could be verified. A </w:t>
      </w:r>
      <w:r w:rsidR="00FF3930" w:rsidRPr="00CB784C">
        <w:rPr>
          <w:color w:val="000000"/>
        </w:rPr>
        <w:t>top-down</w:t>
      </w:r>
      <w:r w:rsidR="00A330C3" w:rsidRPr="00CB784C">
        <w:rPr>
          <w:color w:val="000000"/>
        </w:rPr>
        <w:t xml:space="preserve"> proteomics approach could also verify polymorphic protein sequences. If an antibody is used that binds the truncated and untruncated protein isoforms, western blotting could verify the </w:t>
      </w:r>
      <w:r w:rsidR="002E20FE" w:rsidRPr="00CB784C">
        <w:rPr>
          <w:color w:val="000000"/>
        </w:rPr>
        <w:t xml:space="preserve">presence or absence of a shorter protein isoform by resolving with gel electrophoresis. Characterizing the transcriptomes of the parents could also be a useful further step in verifying polymorphic transcripts. Long read RNA sequencing could identify </w:t>
      </w:r>
      <w:r w:rsidR="0024657C" w:rsidRPr="00CB784C">
        <w:rPr>
          <w:color w:val="000000"/>
        </w:rPr>
        <w:t>how</w:t>
      </w:r>
      <w:r w:rsidR="002E20FE" w:rsidRPr="00CB784C">
        <w:rPr>
          <w:color w:val="000000"/>
        </w:rPr>
        <w:t xml:space="preserve"> variants discovered in the workflow are </w:t>
      </w:r>
      <w:r w:rsidR="0024657C" w:rsidRPr="00CB784C">
        <w:rPr>
          <w:color w:val="000000"/>
        </w:rPr>
        <w:t xml:space="preserve">transcribed or if they are even expressed. Reverse transcription PCR could also characterize splice variant sequences </w:t>
      </w:r>
      <w:r w:rsidR="00296FB9" w:rsidRPr="00CB784C">
        <w:rPr>
          <w:color w:val="000000"/>
        </w:rPr>
        <w:t xml:space="preserve">and resolving the PCR product with gel electrophoresis could show if splice variants are present. </w:t>
      </w:r>
      <w:r w:rsidR="00E350EF" w:rsidRPr="00CB784C">
        <w:rPr>
          <w:color w:val="000000"/>
        </w:rPr>
        <w:t>Additional RNA sequencing data would be helpful both in verifying variation discovered through the workflow as well as identifying potential candidate genes for further investigation</w:t>
      </w:r>
      <w:r w:rsidR="002F09BC" w:rsidRPr="00CB784C">
        <w:rPr>
          <w:color w:val="000000"/>
        </w:rPr>
        <w:t>.</w:t>
      </w:r>
    </w:p>
    <w:p w14:paraId="6290B760" w14:textId="63B748D8" w:rsidR="002F09BC" w:rsidRPr="00CB784C" w:rsidRDefault="002F09BC" w:rsidP="008A0682">
      <w:pPr>
        <w:rPr>
          <w:color w:val="000000"/>
        </w:rPr>
      </w:pPr>
    </w:p>
    <w:p w14:paraId="14476454" w14:textId="69D216B3" w:rsidR="005C447F" w:rsidRPr="00CB784C" w:rsidRDefault="005C447F" w:rsidP="008A0682">
      <w:pPr>
        <w:pStyle w:val="KapitelI"/>
        <w:spacing w:line="240" w:lineRule="auto"/>
      </w:pPr>
      <w:bookmarkStart w:id="494" w:name="_Toc100320944"/>
      <w:r>
        <w:lastRenderedPageBreak/>
        <w:t>Conclusion</w:t>
      </w:r>
      <w:r w:rsidR="00952F2C">
        <w:t>:</w:t>
      </w:r>
      <w:bookmarkEnd w:id="494"/>
    </w:p>
    <w:p w14:paraId="4D47A036" w14:textId="138AA7F5" w:rsidR="002F09BC" w:rsidRPr="00CB784C" w:rsidRDefault="002F09BC" w:rsidP="008A0682">
      <w:pPr>
        <w:rPr>
          <w:color w:val="000000"/>
        </w:rPr>
      </w:pPr>
      <w:r w:rsidRPr="00CB784C">
        <w:rPr>
          <w:color w:val="000000"/>
        </w:rPr>
        <w:t xml:space="preserve">The presented workflow </w:t>
      </w:r>
      <w:r w:rsidR="00ED2734" w:rsidRPr="00CB784C">
        <w:rPr>
          <w:color w:val="000000"/>
        </w:rPr>
        <w:t xml:space="preserve">was developed to annotate and compare sequences of drought-related genes and their gene products in the 8 MAGIC population parents. Success was achieved in processing these parents through the workflow to characterize the underlying exon sequences for 10 candidate genes as well as their emergent CDS and protein sequences. While the workflow did not achieve perfect results, its construction serves as proof of concept in </w:t>
      </w:r>
      <w:r w:rsidR="007143C9" w:rsidRPr="00CB784C">
        <w:rPr>
          <w:color w:val="000000"/>
        </w:rPr>
        <w:t xml:space="preserve">the ability to discover </w:t>
      </w:r>
      <w:r w:rsidR="00AF0BE3">
        <w:rPr>
          <w:color w:val="000000"/>
        </w:rPr>
        <w:t xml:space="preserve">potential </w:t>
      </w:r>
      <w:r w:rsidR="007143C9" w:rsidRPr="00CB784C">
        <w:rPr>
          <w:color w:val="000000"/>
        </w:rPr>
        <w:t xml:space="preserve">polymorphisms in genes of interest. </w:t>
      </w:r>
    </w:p>
    <w:p w14:paraId="52ED16D2" w14:textId="326AA77F" w:rsidR="007143C9" w:rsidRPr="00CB784C" w:rsidRDefault="007143C9" w:rsidP="008A0682">
      <w:pPr>
        <w:rPr>
          <w:color w:val="000000"/>
        </w:rPr>
      </w:pPr>
    </w:p>
    <w:p w14:paraId="09A94583" w14:textId="77777777" w:rsidR="00AE28A4" w:rsidRPr="00CB784C" w:rsidRDefault="007143C9" w:rsidP="008A0682">
      <w:pPr>
        <w:rPr>
          <w:color w:val="000000"/>
        </w:rPr>
      </w:pPr>
      <w:r w:rsidRPr="00CB784C">
        <w:rPr>
          <w:color w:val="000000"/>
        </w:rPr>
        <w:t>The workflow consisted of annotating candidate genes in the 8 parents by inputting their genome assembly FASTAs and the target gene transcript into GenomeThreader, extracting the exon and CDS sequences from the assemblies with GffRead, translating the CDS regions to protein sequences with SeqKit Translate, performing multiple protein sequence alignments with Clustal Omega, comparing exon, CDS, and protein sequences to the reference with BLAST, and finally manually interpreting the totality of the data emerging to identify potential polymorphisms.</w:t>
      </w:r>
      <w:r w:rsidR="00AE28A4" w:rsidRPr="00CB784C">
        <w:rPr>
          <w:color w:val="000000"/>
        </w:rPr>
        <w:t xml:space="preserve"> </w:t>
      </w:r>
    </w:p>
    <w:p w14:paraId="7842CB30" w14:textId="77777777" w:rsidR="00AE28A4" w:rsidRPr="00CB784C" w:rsidRDefault="00AE28A4" w:rsidP="008A0682">
      <w:pPr>
        <w:rPr>
          <w:color w:val="000000"/>
        </w:rPr>
      </w:pPr>
    </w:p>
    <w:p w14:paraId="679C8922" w14:textId="05C8152B" w:rsidR="00E65C47" w:rsidRPr="00CB784C" w:rsidRDefault="00AE28A4" w:rsidP="008A0682">
      <w:pPr>
        <w:rPr>
          <w:color w:val="000000"/>
        </w:rPr>
      </w:pPr>
      <w:r w:rsidRPr="00CB784C">
        <w:rPr>
          <w:color w:val="000000"/>
        </w:rPr>
        <w:t>Multiple further steps to improve the workflow accuracy and potential for automation have been proposed as well as methods to verify its results. Overall assembly quality for the 8 parents served as the major impediment to the workflow’s success. Due to the complex structure of maize genomes, assembly is hindered resulting in inaccurate annotation downstream. Accurate annotation is critical to the success of the workflow</w:t>
      </w:r>
      <w:r w:rsidR="00E65C47" w:rsidRPr="00CB784C">
        <w:rPr>
          <w:color w:val="000000"/>
        </w:rPr>
        <w:t xml:space="preserve"> and while room for optimization of annotation undoubtedly exists, the overall workflow accuracy was </w:t>
      </w:r>
      <w:ins w:id="495" w:author="Lin, Yan Cheng" w:date="2022-04-07T18:12:00Z">
        <w:r w:rsidR="00C13820">
          <w:rPr>
            <w:color w:val="000000"/>
          </w:rPr>
          <w:t>evaluated by the completeness of the reference pro</w:t>
        </w:r>
      </w:ins>
      <w:ins w:id="496" w:author="Lin, Yan Cheng" w:date="2022-04-07T18:13:00Z">
        <w:r w:rsidR="00C13820">
          <w:rPr>
            <w:color w:val="000000"/>
          </w:rPr>
          <w:t xml:space="preserve">tein coverage </w:t>
        </w:r>
      </w:ins>
      <w:r w:rsidR="0022790E">
        <w:rPr>
          <w:color w:val="000000"/>
        </w:rPr>
        <w:t>with</w:t>
      </w:r>
      <w:ins w:id="497" w:author="Lin, Yan Cheng" w:date="2022-04-07T18:13:00Z">
        <w:r w:rsidR="00C13820">
          <w:rPr>
            <w:color w:val="000000"/>
          </w:rPr>
          <w:t xml:space="preserve"> protein BLAST. </w:t>
        </w:r>
      </w:ins>
      <w:del w:id="498" w:author="Lin, Yan Cheng" w:date="2022-04-07T18:12:00Z">
        <w:r w:rsidR="00E65C47" w:rsidRPr="00CB784C" w:rsidDel="00C13820">
          <w:rPr>
            <w:color w:val="000000"/>
          </w:rPr>
          <w:delText xml:space="preserve">confirmed via the processing of the control reference genome, which returned 100% accuracy in the protein BLAST as well as close to 100% accuracy in the exon BLAST. </w:delText>
        </w:r>
      </w:del>
      <w:r w:rsidR="00E65C47" w:rsidRPr="00CB784C">
        <w:rPr>
          <w:color w:val="000000"/>
        </w:rPr>
        <w:t>Adjustments for various workflow step parameters should still be explored nonetheless even in the absence of more molecular data being generated for our purposes.</w:t>
      </w:r>
    </w:p>
    <w:p w14:paraId="0B95E481" w14:textId="77777777" w:rsidR="00E65C47" w:rsidRPr="00CB784C" w:rsidRDefault="00E65C47" w:rsidP="008A0682">
      <w:pPr>
        <w:rPr>
          <w:color w:val="000000"/>
        </w:rPr>
      </w:pPr>
    </w:p>
    <w:p w14:paraId="22944A09" w14:textId="5B9745E3" w:rsidR="00BD467D" w:rsidRPr="00CB784C" w:rsidRDefault="00E65C47" w:rsidP="008A0682">
      <w:pPr>
        <w:rPr>
          <w:color w:val="000000"/>
        </w:rPr>
      </w:pPr>
      <w:r w:rsidRPr="00CB784C">
        <w:rPr>
          <w:color w:val="000000"/>
        </w:rPr>
        <w:t xml:space="preserve">The next crucial step in </w:t>
      </w:r>
      <w:r w:rsidR="00C81911" w:rsidRPr="00CB784C">
        <w:rPr>
          <w:color w:val="000000"/>
        </w:rPr>
        <w:t>automating the workflow will be to identify signals from the output data, which will lead to acceptance or rejection of a gene model at a certain confidence level. Manual curation of the results can be achieved through logical deduction and rationalization but is time consuming and potentially error prone and inefficient. The data emerging from this set of genes and parents gives certain hints at avenues of potential investigation</w:t>
      </w:r>
      <w:r w:rsidR="00AF0BE3">
        <w:rPr>
          <w:color w:val="000000"/>
        </w:rPr>
        <w:t xml:space="preserve">. </w:t>
      </w:r>
      <w:r w:rsidR="00BD467D" w:rsidRPr="00CB784C">
        <w:rPr>
          <w:color w:val="000000"/>
        </w:rPr>
        <w:t xml:space="preserve">The comparison of exon, CDS, and protein BLAST results could show </w:t>
      </w:r>
      <w:r w:rsidR="00AF0BE3">
        <w:rPr>
          <w:color w:val="000000"/>
        </w:rPr>
        <w:t>possible</w:t>
      </w:r>
      <w:r w:rsidR="00AF0BE3" w:rsidRPr="00CB784C">
        <w:rPr>
          <w:color w:val="000000"/>
        </w:rPr>
        <w:t xml:space="preserve"> </w:t>
      </w:r>
      <w:r w:rsidR="00BD467D" w:rsidRPr="00CB784C">
        <w:rPr>
          <w:color w:val="000000"/>
        </w:rPr>
        <w:t>polymorphisms as well as potentially being able to segregate the identified polymorphisms into different classes.</w:t>
      </w:r>
    </w:p>
    <w:p w14:paraId="1577A9A1" w14:textId="46266037" w:rsidR="00473433" w:rsidRPr="00CB784C" w:rsidRDefault="00F62A91" w:rsidP="008A0682">
      <w:pPr>
        <w:pStyle w:val="KapitelI"/>
        <w:spacing w:line="240" w:lineRule="auto"/>
      </w:pPr>
      <w:bookmarkStart w:id="499" w:name="_Toc100320945"/>
      <w:r w:rsidRPr="00CB784C">
        <w:lastRenderedPageBreak/>
        <w:t>Citations</w:t>
      </w:r>
      <w:r w:rsidR="00952F2C">
        <w:t>:</w:t>
      </w:r>
      <w:bookmarkEnd w:id="499"/>
    </w:p>
    <w:p w14:paraId="48F8BB5A" w14:textId="77777777" w:rsidR="008846A7" w:rsidRPr="00CB784C" w:rsidRDefault="008846A7" w:rsidP="008A0682">
      <w:pPr>
        <w:rPr>
          <w:color w:val="000000"/>
        </w:rPr>
      </w:pPr>
    </w:p>
    <w:p w14:paraId="25238453" w14:textId="77777777" w:rsidR="008846A7" w:rsidRDefault="008846A7" w:rsidP="008A0682">
      <w:pPr>
        <w:ind w:hanging="480"/>
      </w:pPr>
      <w:r>
        <w:t xml:space="preserve">Altschul, Stephen F., Warren Gish, Webb Miller, Eugene W. Myers, and David J. Lipman. “Basic Local Alignment Search Tool.” </w:t>
      </w:r>
      <w:r>
        <w:rPr>
          <w:i/>
          <w:iCs/>
        </w:rPr>
        <w:t>Journal of Molecular Biology</w:t>
      </w:r>
      <w:r>
        <w:t xml:space="preserve"> 215, no. 3 (1990): 403–10. </w:t>
      </w:r>
      <w:hyperlink r:id="rId44" w:history="1">
        <w:r>
          <w:rPr>
            <w:rStyle w:val="Hyperlink"/>
          </w:rPr>
          <w:t>https://doi.org/10.1016/S0022-2836(05)80360-2</w:t>
        </w:r>
      </w:hyperlink>
      <w:r>
        <w:t>.</w:t>
      </w:r>
    </w:p>
    <w:p w14:paraId="5E9820D8" w14:textId="77777777" w:rsidR="008846A7" w:rsidRDefault="008846A7" w:rsidP="008A0682">
      <w:pPr>
        <w:ind w:hanging="480"/>
      </w:pPr>
      <w:r>
        <w:t xml:space="preserve">Arvestad, Lars. “Alv: A Console-Based Viewer for Molecular Sequence Alignments.” </w:t>
      </w:r>
      <w:r>
        <w:rPr>
          <w:i/>
          <w:iCs/>
        </w:rPr>
        <w:t>Journal of Open Source Software</w:t>
      </w:r>
      <w:r>
        <w:t xml:space="preserve"> 3, no. 31 (November 2018): 955. </w:t>
      </w:r>
      <w:hyperlink r:id="rId45" w:history="1">
        <w:r>
          <w:rPr>
            <w:rStyle w:val="Hyperlink"/>
          </w:rPr>
          <w:t>https://doi.org/10.21105/JOSS.00955</w:t>
        </w:r>
      </w:hyperlink>
      <w:r>
        <w:t>.</w:t>
      </w:r>
    </w:p>
    <w:p w14:paraId="0D30DD42" w14:textId="77777777" w:rsidR="008846A7" w:rsidRDefault="008846A7" w:rsidP="008A0682">
      <w:pPr>
        <w:ind w:hanging="480"/>
      </w:pPr>
      <w:r>
        <w:t xml:space="preserve">Beyer, Peter, Matthew Morell, Ian Mackay, and Wayne Powell. “From Mutations to MAGIC: Resources for Gene Discovery, Validation and Delivery in Crop Plants.” </w:t>
      </w:r>
      <w:r>
        <w:rPr>
          <w:i/>
          <w:iCs/>
        </w:rPr>
        <w:t>Current Opinion in Plant Biology</w:t>
      </w:r>
      <w:r>
        <w:t xml:space="preserve"> 11, no. 2 (April 2008): 215–21. </w:t>
      </w:r>
      <w:hyperlink r:id="rId46" w:history="1">
        <w:r>
          <w:rPr>
            <w:rStyle w:val="Hyperlink"/>
          </w:rPr>
          <w:t>https://doi.org/10.1016/J.PBI.2008.01.002</w:t>
        </w:r>
      </w:hyperlink>
      <w:r>
        <w:t>.</w:t>
      </w:r>
    </w:p>
    <w:p w14:paraId="26A4D7D6" w14:textId="77777777" w:rsidR="008846A7" w:rsidRDefault="008846A7" w:rsidP="008A0682">
      <w:pPr>
        <w:ind w:hanging="480"/>
      </w:pPr>
      <w:r>
        <w:t xml:space="preserve">Campbell, Michael S., Carson Holt, Barry Moore, and Mark Yandell. “Genome Annotation and Curation Using MAKER and MAKER-P.” </w:t>
      </w:r>
      <w:r>
        <w:rPr>
          <w:i/>
          <w:iCs/>
        </w:rPr>
        <w:t>Current Protocols in Bioinformatics</w:t>
      </w:r>
      <w:r>
        <w:t xml:space="preserve"> 48, no. 1 (December 2014): 4.11.1-4.11.39. </w:t>
      </w:r>
      <w:hyperlink r:id="rId47" w:history="1">
        <w:r>
          <w:rPr>
            <w:rStyle w:val="Hyperlink"/>
          </w:rPr>
          <w:t>https://doi.org/10.1002/0471250953.BI0411S48</w:t>
        </w:r>
      </w:hyperlink>
      <w:r>
        <w:t>.</w:t>
      </w:r>
    </w:p>
    <w:p w14:paraId="1CF902B0" w14:textId="77777777" w:rsidR="008846A7" w:rsidRDefault="008846A7" w:rsidP="008A0682">
      <w:pPr>
        <w:ind w:hanging="480"/>
      </w:pPr>
      <w:r>
        <w:t xml:space="preserve">Chatzou, Maria, Cedrik Magis, Jia Ming Chang, Carsten Kemena, Giovanni Bussotti, Ionas Erb, and Cedric Notredame. “Multiple Sequence Alignment Modeling: Methods and Applications.” </w:t>
      </w:r>
      <w:r>
        <w:rPr>
          <w:i/>
          <w:iCs/>
        </w:rPr>
        <w:t>Briefings in Bioinformatics</w:t>
      </w:r>
      <w:r>
        <w:t xml:space="preserve"> 17, no. 6 (November 2016): 1009–23. </w:t>
      </w:r>
      <w:hyperlink r:id="rId48" w:history="1">
        <w:r>
          <w:rPr>
            <w:rStyle w:val="Hyperlink"/>
          </w:rPr>
          <w:t>https://doi.org/10.1093/BIB/BBV099</w:t>
        </w:r>
      </w:hyperlink>
      <w:r>
        <w:t>.</w:t>
      </w:r>
    </w:p>
    <w:p w14:paraId="17E8DA87" w14:textId="77777777" w:rsidR="008846A7" w:rsidRDefault="008846A7" w:rsidP="008A0682">
      <w:pPr>
        <w:ind w:hanging="480"/>
      </w:pPr>
      <w:r>
        <w:t xml:space="preserve">Gao, Lulu, Guanghui Yang, Yufeng Li, Nannan Fan, Hongjian Li, Ming Zhang, Ruibin Xu, et al. “Fine Mapping and Candidate Gene Analysis of a QTL Associated with Leaf Rolling Index on Chromosome 4 of Maize (Zea Mays L.).” </w:t>
      </w:r>
      <w:r>
        <w:rPr>
          <w:i/>
          <w:iCs/>
        </w:rPr>
        <w:t>TAG. Theoretical and Applied Genetics. Theoretische Und Angewandte Genetik</w:t>
      </w:r>
      <w:r>
        <w:t xml:space="preserve"> 132, no. 11 (November 2019): 3047–62. </w:t>
      </w:r>
      <w:hyperlink r:id="rId49" w:history="1">
        <w:r>
          <w:rPr>
            <w:rStyle w:val="Hyperlink"/>
          </w:rPr>
          <w:t>https://doi.org/10.1007/S00122-019-03405-1</w:t>
        </w:r>
      </w:hyperlink>
      <w:r>
        <w:t>.</w:t>
      </w:r>
    </w:p>
    <w:p w14:paraId="5B14368C" w14:textId="77777777" w:rsidR="008846A7" w:rsidRDefault="008846A7" w:rsidP="008A0682">
      <w:pPr>
        <w:ind w:hanging="480"/>
      </w:pPr>
      <w:r>
        <w:t xml:space="preserve">Gurevich, Alexey, Vladislav Saveliev, Nikolay Vyahhi, and Glenn Tesler. “Genome Analysis QUAST: Quality Assessment Tool for Genome Assemblies” 29, no. 8 (2013): 1072–75. </w:t>
      </w:r>
      <w:hyperlink r:id="rId50" w:history="1">
        <w:r>
          <w:rPr>
            <w:rStyle w:val="Hyperlink"/>
          </w:rPr>
          <w:t>https://doi.org/10.1093/bioinformatics/btt086</w:t>
        </w:r>
      </w:hyperlink>
      <w:r>
        <w:t>.</w:t>
      </w:r>
    </w:p>
    <w:p w14:paraId="317D79F8" w14:textId="77777777" w:rsidR="008846A7" w:rsidRDefault="008846A7" w:rsidP="008A0682">
      <w:pPr>
        <w:ind w:hanging="480"/>
      </w:pPr>
      <w:r>
        <w:t>Hoff, Katharina, Alexandre Lomsadze, Mark Borodovsky, and Mario Stanke. “Whole-Genome Annotation with BRAKER,” n.d.</w:t>
      </w:r>
    </w:p>
    <w:p w14:paraId="35BCE228" w14:textId="77777777" w:rsidR="008846A7" w:rsidRDefault="008846A7" w:rsidP="008A0682">
      <w:pPr>
        <w:ind w:hanging="480"/>
      </w:pPr>
      <w:r>
        <w:t xml:space="preserve">Holland, James B. “MAGIC Maize: A New Resource for Plant Genetics.” </w:t>
      </w:r>
      <w:r>
        <w:rPr>
          <w:i/>
          <w:iCs/>
        </w:rPr>
        <w:t>Genome Biology</w:t>
      </w:r>
      <w:r>
        <w:t xml:space="preserve"> 16, no. 1 (September 2015). </w:t>
      </w:r>
      <w:hyperlink r:id="rId51" w:history="1">
        <w:r>
          <w:rPr>
            <w:rStyle w:val="Hyperlink"/>
          </w:rPr>
          <w:t>https://doi.org/10.1186/S13059-015-0713-2</w:t>
        </w:r>
      </w:hyperlink>
      <w:r>
        <w:t>.</w:t>
      </w:r>
    </w:p>
    <w:p w14:paraId="2A3CE1D0" w14:textId="77777777" w:rsidR="008846A7" w:rsidRDefault="008846A7" w:rsidP="008A0682">
      <w:pPr>
        <w:ind w:hanging="480"/>
      </w:pPr>
      <w:r>
        <w:t xml:space="preserve">Huang, Weizao, Xinrong Ma, Qilin Wang, Yongfeng Gao, Ying Xue, Xiangli Niu, Guirong Yu, and Yongsheng Liu. “Significant Improvement of Stress Tolerance in Tobacco Plants by Overexpressing a Stress-Responsive Aldehyde Dehydrogenase Gene from Maize (Zea Mays).” </w:t>
      </w:r>
      <w:r>
        <w:rPr>
          <w:i/>
          <w:iCs/>
        </w:rPr>
        <w:t>Plant Molecular Biology</w:t>
      </w:r>
      <w:r>
        <w:t xml:space="preserve"> 68, no. 4–5 (November 2008): 451–63. </w:t>
      </w:r>
      <w:hyperlink r:id="rId52" w:history="1">
        <w:r>
          <w:rPr>
            <w:rStyle w:val="Hyperlink"/>
          </w:rPr>
          <w:t>https://doi.org/10.1007/S11103-008-9382-9</w:t>
        </w:r>
      </w:hyperlink>
      <w:r>
        <w:t>.</w:t>
      </w:r>
    </w:p>
    <w:p w14:paraId="7CAFB4C3" w14:textId="1DE0AE20" w:rsidR="008846A7" w:rsidRDefault="008846A7" w:rsidP="008A0682">
      <w:pPr>
        <w:ind w:hanging="480"/>
      </w:pPr>
      <w:r>
        <w:t xml:space="preserve">Hufford, Matthew B., Arun S. Seetharam, Margaret R. Woodhouse, Kapeel M. Chougule, Shujun Ou, Jianing Liu, William A. Ricci, et al. “De Novo Assembly, Annotation, and Comparative Analysis of 26 Diverse Maize Genomes.” </w:t>
      </w:r>
      <w:r w:rsidR="008F2383">
        <w:rPr>
          <w:i/>
          <w:iCs/>
        </w:rPr>
        <w:t>Science</w:t>
      </w:r>
      <w:commentRangeStart w:id="500"/>
      <w:commentRangeEnd w:id="500"/>
      <w:r w:rsidR="00410C4A">
        <w:rPr>
          <w:rStyle w:val="CommentReference"/>
        </w:rPr>
        <w:commentReference w:id="500"/>
      </w:r>
      <w:r>
        <w:t xml:space="preserve">, January 2021, 2021.01.14.426684. </w:t>
      </w:r>
      <w:hyperlink r:id="rId53" w:history="1">
        <w:r>
          <w:rPr>
            <w:rStyle w:val="Hyperlink"/>
          </w:rPr>
          <w:t>https://doi.org/10.1101/2021.01.14.426684</w:t>
        </w:r>
      </w:hyperlink>
      <w:r>
        <w:t>.</w:t>
      </w:r>
    </w:p>
    <w:p w14:paraId="7BB692A0" w14:textId="77777777" w:rsidR="008846A7" w:rsidRDefault="008846A7" w:rsidP="008A0682">
      <w:pPr>
        <w:ind w:hanging="480"/>
      </w:pPr>
      <w:r>
        <w:t xml:space="preserve">IV, Edward S. Buckler, Jeffry M. Thornsberry, and Stephen Kresovich. “Molecular Diversity, Structure and Domestication of Grasses.” </w:t>
      </w:r>
      <w:r>
        <w:rPr>
          <w:i/>
          <w:iCs/>
        </w:rPr>
        <w:t>Genetical Research</w:t>
      </w:r>
      <w:r>
        <w:t xml:space="preserve"> 77, no. 3 (2001): 213–18. </w:t>
      </w:r>
      <w:hyperlink r:id="rId54" w:history="1">
        <w:r>
          <w:rPr>
            <w:rStyle w:val="Hyperlink"/>
          </w:rPr>
          <w:t>https://doi.org/10.1017/S0016672301005158</w:t>
        </w:r>
      </w:hyperlink>
      <w:r>
        <w:t>.</w:t>
      </w:r>
    </w:p>
    <w:p w14:paraId="2623F2A5" w14:textId="77777777" w:rsidR="008846A7" w:rsidRDefault="008846A7" w:rsidP="008A0682">
      <w:pPr>
        <w:ind w:hanging="480"/>
      </w:pPr>
      <w:r>
        <w:t xml:space="preserve">Jiang, Shanshan, Dan Zhang, Li Wang, Jiaowen Pan, Yang Liu, Xiangpei Kong, Yan Zhou, and Dequan Li. “A Maize Calcium-Dependent Protein Kinase Gene, ZmCPK4, Positively Regulated Abscisic Acid Signaling and Enhanced Drought Stress Tolerance in Transgenic Arabidopsis.” </w:t>
      </w:r>
      <w:r>
        <w:rPr>
          <w:i/>
          <w:iCs/>
        </w:rPr>
        <w:t>Plant Physiology and Biochemistry : PPB</w:t>
      </w:r>
      <w:r>
        <w:t xml:space="preserve"> 71 (2013): 112–20. </w:t>
      </w:r>
      <w:hyperlink r:id="rId55" w:history="1">
        <w:r>
          <w:rPr>
            <w:rStyle w:val="Hyperlink"/>
          </w:rPr>
          <w:t>https://doi.org/10.1016/J.PLAPHY.2013.07.004</w:t>
        </w:r>
      </w:hyperlink>
      <w:r>
        <w:t>.</w:t>
      </w:r>
    </w:p>
    <w:p w14:paraId="4C207AC8" w14:textId="77777777" w:rsidR="008846A7" w:rsidRDefault="008846A7" w:rsidP="008A0682">
      <w:pPr>
        <w:ind w:hanging="480"/>
      </w:pPr>
      <w:r>
        <w:lastRenderedPageBreak/>
        <w:t xml:space="preserve">Jiao, Yinping, Paul Peluso, Jinghua Shi, Tiffany Liang, Michelle C. Stitzer, Bo Wang, Michael S. Campbell, et al. “Improved Maize Reference Genome with Single-Molecule Technologies.” </w:t>
      </w:r>
      <w:r>
        <w:rPr>
          <w:i/>
          <w:iCs/>
        </w:rPr>
        <w:t>Nature 2017 546:7659</w:t>
      </w:r>
      <w:r>
        <w:t xml:space="preserve"> 546, no. 7659 (June 2017): 524–27. </w:t>
      </w:r>
      <w:hyperlink r:id="rId56" w:history="1">
        <w:r>
          <w:rPr>
            <w:rStyle w:val="Hyperlink"/>
          </w:rPr>
          <w:t>https://doi.org/10.1038/nature22971</w:t>
        </w:r>
      </w:hyperlink>
      <w:r>
        <w:t>.</w:t>
      </w:r>
    </w:p>
    <w:p w14:paraId="15133881" w14:textId="77777777" w:rsidR="008846A7" w:rsidRDefault="008846A7" w:rsidP="008A0682">
      <w:pPr>
        <w:ind w:hanging="480"/>
      </w:pPr>
      <w:r>
        <w:t xml:space="preserve">Keller, Oliver, Florian Odronitz, Mario Stanke, Martin Kollmar, and Stephan Waack. “Scipio: Using Protein Sequences to Determine the Precise Exon/Intron Structures of Genes and Their Orthologs in Closely Related Species.” </w:t>
      </w:r>
      <w:r>
        <w:rPr>
          <w:i/>
          <w:iCs/>
        </w:rPr>
        <w:t>BMC Bioinformatics</w:t>
      </w:r>
      <w:r>
        <w:t xml:space="preserve"> 9, no. 1 (June 2008): 1–12. </w:t>
      </w:r>
      <w:hyperlink r:id="rId57" w:history="1">
        <w:r>
          <w:rPr>
            <w:rStyle w:val="Hyperlink"/>
          </w:rPr>
          <w:t>https://doi.org/10.1186/1471-2105-9-278/TABLES/3</w:t>
        </w:r>
      </w:hyperlink>
      <w:r>
        <w:t>.</w:t>
      </w:r>
    </w:p>
    <w:p w14:paraId="1D6B6B48" w14:textId="77777777" w:rsidR="008846A7" w:rsidRDefault="008846A7" w:rsidP="008A0682">
      <w:pPr>
        <w:ind w:hanging="480"/>
      </w:pPr>
      <w:r>
        <w:t xml:space="preserve">Kimotho, Roy Njoroge, Elamin Hafiz Baillo, and Zhengbin Zhang. “Transcription Factors Involved in Abiotic Stress Responses in Maize (Zea Mays L.) and Their Roles in Enhanced Productivity in the Post Genomics Era.” </w:t>
      </w:r>
      <w:r>
        <w:rPr>
          <w:i/>
          <w:iCs/>
        </w:rPr>
        <w:t>PeerJ</w:t>
      </w:r>
      <w:r>
        <w:t xml:space="preserve"> 7, no. 7 (2019). </w:t>
      </w:r>
      <w:hyperlink r:id="rId58" w:history="1">
        <w:r>
          <w:rPr>
            <w:rStyle w:val="Hyperlink"/>
          </w:rPr>
          <w:t>https://doi.org/10.7717/PEERJ.7211</w:t>
        </w:r>
      </w:hyperlink>
      <w:r>
        <w:t>.</w:t>
      </w:r>
    </w:p>
    <w:p w14:paraId="3CFF6865" w14:textId="77777777" w:rsidR="008846A7" w:rsidRDefault="008846A7" w:rsidP="008A0682">
      <w:pPr>
        <w:ind w:hanging="480"/>
      </w:pPr>
      <w:r>
        <w:t xml:space="preserve">Laporte, Marianne M., Bo Shen, and Mitchell C. Tarczynski. “Engineering for Drought Avoidance: Expression of Maize NADP-Malic Enzyme in Tobacco Results in Altered Stomatal Function.” </w:t>
      </w:r>
      <w:r>
        <w:rPr>
          <w:i/>
          <w:iCs/>
        </w:rPr>
        <w:t>Journal of Experimental Botany</w:t>
      </w:r>
      <w:r>
        <w:t xml:space="preserve"> 53, no. 369 (2002): 699–705. </w:t>
      </w:r>
      <w:hyperlink r:id="rId59" w:history="1">
        <w:r>
          <w:rPr>
            <w:rStyle w:val="Hyperlink"/>
          </w:rPr>
          <w:t>https://doi.org/10.1093/JEXBOT/53.369.699</w:t>
        </w:r>
      </w:hyperlink>
      <w:r>
        <w:t>.</w:t>
      </w:r>
    </w:p>
    <w:p w14:paraId="2D54D039" w14:textId="77777777" w:rsidR="008846A7" w:rsidRDefault="008846A7" w:rsidP="008A0682">
      <w:pPr>
        <w:ind w:hanging="480"/>
      </w:pPr>
      <w:r>
        <w:t xml:space="preserve">Liu, Jianing, Arun S. Seetharam, Kapeel Chougule, Shujun Ou, Kyle W. Swentowsky, Jonathan I. Gent, Victor Llaca, et al. “Gapless Assembly of Maize Chromosomes Using Long-Read Technologies.” </w:t>
      </w:r>
      <w:r>
        <w:rPr>
          <w:i/>
          <w:iCs/>
        </w:rPr>
        <w:t>Genome Biology</w:t>
      </w:r>
      <w:r>
        <w:t xml:space="preserve"> 21, no. 1 (May 2020): 1–17. </w:t>
      </w:r>
      <w:hyperlink r:id="rId60" w:history="1">
        <w:r>
          <w:rPr>
            <w:rStyle w:val="Hyperlink"/>
          </w:rPr>
          <w:t>https://doi.org/10.1186/S13059-020-02029-9/TABLES/1</w:t>
        </w:r>
      </w:hyperlink>
      <w:r>
        <w:t>.</w:t>
      </w:r>
    </w:p>
    <w:p w14:paraId="29C4D2E8" w14:textId="77777777" w:rsidR="008846A7" w:rsidRDefault="008846A7" w:rsidP="008A0682">
      <w:pPr>
        <w:ind w:hanging="480"/>
      </w:pPr>
      <w:r>
        <w:t xml:space="preserve">Liu, Shengxue, Xianglan Wang, Hongwei Wang, Haibo Xin, Xiaohong Yang, Jianbing Yan, Jiansheng Li, et al. “Genome-Wide Analysis of ZmDREB Genes and Their Association with Natural Variation in Drought Tolerance at Seedling Stage of Zea Mays L.” </w:t>
      </w:r>
      <w:r>
        <w:rPr>
          <w:i/>
          <w:iCs/>
        </w:rPr>
        <w:t>PLoS Genetics</w:t>
      </w:r>
      <w:r>
        <w:t xml:space="preserve"> 9, no. 9 (September 2013). </w:t>
      </w:r>
      <w:hyperlink r:id="rId61" w:history="1">
        <w:r>
          <w:rPr>
            <w:rStyle w:val="Hyperlink"/>
          </w:rPr>
          <w:t>https://doi.org/10.1371/JOURNAL.PGEN.1003790</w:t>
        </w:r>
      </w:hyperlink>
      <w:r>
        <w:t>.</w:t>
      </w:r>
    </w:p>
    <w:p w14:paraId="7EDBCA98" w14:textId="77777777" w:rsidR="008846A7" w:rsidRDefault="008846A7" w:rsidP="008A0682">
      <w:pPr>
        <w:ind w:hanging="480"/>
      </w:pPr>
      <w:r>
        <w:t xml:space="preserve">Luo, Ruibang, Binghang Liu, Yinlong Xie, Zhenyu Li, Weihua Huang, Jianying Yuan, Guangzhu He, et al. “SOAPdenovo2: An Empirically Improved Memory-Efficient Short-Read de Novo Assembler.” </w:t>
      </w:r>
      <w:r>
        <w:rPr>
          <w:i/>
          <w:iCs/>
        </w:rPr>
        <w:t>GigaScience</w:t>
      </w:r>
      <w:r>
        <w:t xml:space="preserve"> 1, no. 1 (December 2012): 18. </w:t>
      </w:r>
      <w:hyperlink r:id="rId62" w:history="1">
        <w:r>
          <w:rPr>
            <w:rStyle w:val="Hyperlink"/>
          </w:rPr>
          <w:t>https://doi.org/10.1186/2047-217X-1-18</w:t>
        </w:r>
      </w:hyperlink>
      <w:r>
        <w:t>.</w:t>
      </w:r>
    </w:p>
    <w:p w14:paraId="50F831E3" w14:textId="77777777" w:rsidR="008846A7" w:rsidRDefault="008846A7" w:rsidP="008A0682">
      <w:pPr>
        <w:ind w:hanging="480"/>
      </w:pPr>
      <w:r>
        <w:t xml:space="preserve">Marçais, Guillaume, Arthur L. Delcher, Adam M. Phillippy, Rachel Coston, Steven L. Salzberg, and Aleksey Zimin. “MUMmer4: A Fast and Versatile Genome Alignment System.” </w:t>
      </w:r>
      <w:r>
        <w:rPr>
          <w:i/>
          <w:iCs/>
        </w:rPr>
        <w:t>PLoS Computational Biology</w:t>
      </w:r>
      <w:r>
        <w:t xml:space="preserve"> 14, no. 1 (January 2018). </w:t>
      </w:r>
      <w:hyperlink r:id="rId63" w:history="1">
        <w:r>
          <w:rPr>
            <w:rStyle w:val="Hyperlink"/>
          </w:rPr>
          <w:t>https://doi.org/10.1371/JOURNAL.PCBI.1005944</w:t>
        </w:r>
      </w:hyperlink>
      <w:r>
        <w:t>.</w:t>
      </w:r>
    </w:p>
    <w:p w14:paraId="5C9EB74A" w14:textId="77777777" w:rsidR="008846A7" w:rsidRDefault="008846A7" w:rsidP="008A0682">
      <w:pPr>
        <w:ind w:hanging="480"/>
      </w:pPr>
      <w:r>
        <w:t xml:space="preserve">Nelson, Donald E., Peter P. Repetti, Tom R. Adams, Robert A. Creelman, Jingrui Wu, David C. Warner, Don C. Anstrom, et al. “Plant Nuclear Factor Y (NF-Y) B Subunits Confer Drought Tolerance and Lead to Improved Corn Yields on Water-Limited Acres.” </w:t>
      </w:r>
      <w:r>
        <w:rPr>
          <w:i/>
          <w:iCs/>
        </w:rPr>
        <w:t>Proceedings of the National Academy of Sciences of the United States of America</w:t>
      </w:r>
      <w:r>
        <w:t xml:space="preserve"> 104, no. 42 (October 2007): 16450–55. </w:t>
      </w:r>
      <w:hyperlink r:id="rId64" w:history="1">
        <w:r>
          <w:rPr>
            <w:rStyle w:val="Hyperlink"/>
          </w:rPr>
          <w:t>https://doi.org/10.1073/PNAS.0707193104/SUPPL_FILE/07193FIG8.JPG</w:t>
        </w:r>
      </w:hyperlink>
      <w:r>
        <w:t>.</w:t>
      </w:r>
    </w:p>
    <w:p w14:paraId="4FEA8C51" w14:textId="77777777" w:rsidR="008846A7" w:rsidRDefault="008846A7" w:rsidP="008A0682">
      <w:pPr>
        <w:ind w:hanging="480"/>
      </w:pPr>
      <w:r>
        <w:t xml:space="preserve">Pirovano, Walter, and Jaap Heringa. “Multiple Sequence Alignment.” </w:t>
      </w:r>
      <w:r>
        <w:rPr>
          <w:i/>
          <w:iCs/>
        </w:rPr>
        <w:t>Methods in Molecular Biology (Clifton, N.J.)</w:t>
      </w:r>
      <w:r>
        <w:t xml:space="preserve"> 452 (2008): 143–61. </w:t>
      </w:r>
      <w:hyperlink r:id="rId65" w:history="1">
        <w:r>
          <w:rPr>
            <w:rStyle w:val="Hyperlink"/>
          </w:rPr>
          <w:t>https://doi.org/10.1007/978-1-60327-159-2_7</w:t>
        </w:r>
      </w:hyperlink>
      <w:r>
        <w:t>.</w:t>
      </w:r>
    </w:p>
    <w:p w14:paraId="7415D19F" w14:textId="77777777" w:rsidR="008846A7" w:rsidRDefault="008846A7" w:rsidP="008A0682">
      <w:pPr>
        <w:ind w:hanging="480"/>
      </w:pPr>
      <w:r>
        <w:t xml:space="preserve">Portwood, John L., Margaret R. Woodhouse, Ethalinda K. Cannon, Jack M. Gardiner, Lisa C. Harper, Mary L. Schaeffer, Jesse R. Walsh, et al. “MaizeGDB 2018: The Maize Multi-Genome Genetics and Genomics Database.” </w:t>
      </w:r>
      <w:r>
        <w:rPr>
          <w:i/>
          <w:iCs/>
        </w:rPr>
        <w:t>Nucleic Acids Research</w:t>
      </w:r>
      <w:r>
        <w:t xml:space="preserve"> 47, no. D1 (January 2019): D1146–54. </w:t>
      </w:r>
      <w:hyperlink r:id="rId66" w:history="1">
        <w:r>
          <w:rPr>
            <w:rStyle w:val="Hyperlink"/>
          </w:rPr>
          <w:t>https://doi.org/10.1093/NAR/GKY1046</w:t>
        </w:r>
      </w:hyperlink>
      <w:r>
        <w:t>.</w:t>
      </w:r>
    </w:p>
    <w:p w14:paraId="0417A492" w14:textId="77777777" w:rsidR="008846A7" w:rsidRDefault="008846A7" w:rsidP="008A0682">
      <w:pPr>
        <w:ind w:hanging="480"/>
      </w:pPr>
      <w:r>
        <w:t xml:space="preserve">Robinson, James T., Helga Thorvaldsdóttir, Wendy Winckler, Mitchell Guttman, Eric S. Lander, Gad Getz, and Jill P. Mesirov. “Integrative Genomics Viewer.” </w:t>
      </w:r>
      <w:r>
        <w:rPr>
          <w:i/>
          <w:iCs/>
        </w:rPr>
        <w:t>Nature Biotechnology</w:t>
      </w:r>
      <w:r>
        <w:t xml:space="preserve"> 29, no. 1 (January 2011): 24. </w:t>
      </w:r>
      <w:hyperlink r:id="rId67" w:history="1">
        <w:r>
          <w:rPr>
            <w:rStyle w:val="Hyperlink"/>
          </w:rPr>
          <w:t>https://doi.org/10.1038/NBT.1754</w:t>
        </w:r>
      </w:hyperlink>
      <w:r>
        <w:t>.</w:t>
      </w:r>
    </w:p>
    <w:p w14:paraId="1A11266B" w14:textId="77777777" w:rsidR="008846A7" w:rsidRDefault="008846A7" w:rsidP="008A0682">
      <w:pPr>
        <w:ind w:hanging="480"/>
      </w:pPr>
      <w:r>
        <w:t xml:space="preserve">SanMiguel, Phillip, Alexander Tikhonov, Young Kwan Jin, Natasha Motchoulskaia, Dmitrii Zakharov, Admasu Melake-Berhan, Patricia S. Springer, et al. “Nested Retrotransposons in the Intergenic Regions of the Maize Genome.” </w:t>
      </w:r>
      <w:r>
        <w:rPr>
          <w:i/>
          <w:iCs/>
        </w:rPr>
        <w:t>Science (New York, N.Y.)</w:t>
      </w:r>
      <w:r>
        <w:t xml:space="preserve"> 274, no. 5288 (November 1996): 765–68. </w:t>
      </w:r>
      <w:hyperlink r:id="rId68" w:history="1">
        <w:r>
          <w:rPr>
            <w:rStyle w:val="Hyperlink"/>
          </w:rPr>
          <w:t>https://doi.org/10.1126/SCIENCE.274.5288.765</w:t>
        </w:r>
      </w:hyperlink>
      <w:r>
        <w:t>.</w:t>
      </w:r>
    </w:p>
    <w:p w14:paraId="1EFBA540" w14:textId="77777777" w:rsidR="008846A7" w:rsidRDefault="008846A7" w:rsidP="008A0682">
      <w:pPr>
        <w:ind w:hanging="480"/>
      </w:pPr>
      <w:r>
        <w:lastRenderedPageBreak/>
        <w:t xml:space="preserve">Shen, Wei, Shuai Le, Yan Li, and Fuquan Hu. “SeqKit: A Cross-Platform and Ultrafast Toolkit for FASTA/Q File Manipulation.” </w:t>
      </w:r>
      <w:r>
        <w:rPr>
          <w:i/>
          <w:iCs/>
        </w:rPr>
        <w:t>PLOS ONE</w:t>
      </w:r>
      <w:r>
        <w:t xml:space="preserve"> 11, no. 10 (October 2016): e0163962. </w:t>
      </w:r>
      <w:hyperlink r:id="rId69" w:history="1">
        <w:r>
          <w:rPr>
            <w:rStyle w:val="Hyperlink"/>
          </w:rPr>
          <w:t>https://doi.org/10.1371/JOURNAL.PONE.0163962</w:t>
        </w:r>
      </w:hyperlink>
      <w:r>
        <w:t>.</w:t>
      </w:r>
    </w:p>
    <w:p w14:paraId="36FF3B94" w14:textId="77777777" w:rsidR="008846A7" w:rsidRDefault="008846A7" w:rsidP="008A0682">
      <w:pPr>
        <w:ind w:hanging="480"/>
      </w:pPr>
      <w:r>
        <w:t xml:space="preserve">Sievers, Fabian, and Desmond G. Higgins. “Clustal Omega for Making Accurate Alignments of Many Protein Sequences.” </w:t>
      </w:r>
      <w:r>
        <w:rPr>
          <w:i/>
          <w:iCs/>
        </w:rPr>
        <w:t>Protein Science</w:t>
      </w:r>
      <w:r>
        <w:t xml:space="preserve"> 27, no. 1 (January 2018): 135–45. </w:t>
      </w:r>
      <w:hyperlink r:id="rId70" w:history="1">
        <w:r>
          <w:rPr>
            <w:rStyle w:val="Hyperlink"/>
          </w:rPr>
          <w:t>https://doi.org/10.1002/PRO.3290</w:t>
        </w:r>
      </w:hyperlink>
      <w:r>
        <w:t>.</w:t>
      </w:r>
    </w:p>
    <w:p w14:paraId="789D607F" w14:textId="77777777" w:rsidR="008846A7" w:rsidRDefault="008846A7" w:rsidP="008A0682">
      <w:pPr>
        <w:ind w:hanging="480"/>
      </w:pPr>
      <w:r>
        <w:t xml:space="preserve">———. “Clustal Omega for Making Accurate Alignments of Many Protein Sequences.” </w:t>
      </w:r>
      <w:r>
        <w:rPr>
          <w:i/>
          <w:iCs/>
        </w:rPr>
        <w:t>Protein Science</w:t>
      </w:r>
      <w:r>
        <w:t xml:space="preserve"> 27, no. 1 (January 2018): 135–45. </w:t>
      </w:r>
      <w:hyperlink r:id="rId71" w:history="1">
        <w:r>
          <w:rPr>
            <w:rStyle w:val="Hyperlink"/>
          </w:rPr>
          <w:t>https://doi.org/10.1002/PRO.3290</w:t>
        </w:r>
      </w:hyperlink>
      <w:r>
        <w:t>.</w:t>
      </w:r>
    </w:p>
    <w:p w14:paraId="488BF022" w14:textId="77777777" w:rsidR="008846A7" w:rsidRDefault="008846A7" w:rsidP="008A0682">
      <w:pPr>
        <w:ind w:hanging="480"/>
      </w:pPr>
      <w:r>
        <w:t xml:space="preserve">Simão, Felipe A., Robert M. Waterhouse, Panagiotis Ioannidis, Evgenia V. Kriventseva, and Evgeny M. Zdobnov. “BUSCO: Assessing Genome Assembly and Annotation Completeness with Single-Copy Orthologs.” </w:t>
      </w:r>
      <w:r>
        <w:rPr>
          <w:i/>
          <w:iCs/>
        </w:rPr>
        <w:t>Bioinformatics</w:t>
      </w:r>
      <w:r>
        <w:t xml:space="preserve"> 31, no. 19 (October 2015): 3210–12. </w:t>
      </w:r>
      <w:hyperlink r:id="rId72" w:history="1">
        <w:r>
          <w:rPr>
            <w:rStyle w:val="Hyperlink"/>
          </w:rPr>
          <w:t>https://doi.org/10.1093/BIOINFORMATICS/BTV351</w:t>
        </w:r>
      </w:hyperlink>
      <w:r>
        <w:t>.</w:t>
      </w:r>
    </w:p>
    <w:p w14:paraId="3B8815E7" w14:textId="77777777" w:rsidR="008846A7" w:rsidRDefault="008846A7" w:rsidP="008A0682">
      <w:pPr>
        <w:ind w:hanging="480"/>
      </w:pPr>
      <w:r>
        <w:t xml:space="preserve">Stanke, Mario, Oliver Keller, Irfan Gunduz, Alec Hayes, Stephan Waack, and Burkhard Morgenstern. “AUGUSTUS: Ab Initio Prediction of Alternative Transcripts.” </w:t>
      </w:r>
      <w:r>
        <w:rPr>
          <w:i/>
          <w:iCs/>
        </w:rPr>
        <w:t>Nucleic Acids Research</w:t>
      </w:r>
      <w:r>
        <w:t xml:space="preserve"> 34, no. Web Server issue (July 2006): W435. </w:t>
      </w:r>
      <w:hyperlink r:id="rId73" w:history="1">
        <w:r>
          <w:rPr>
            <w:rStyle w:val="Hyperlink"/>
          </w:rPr>
          <w:t>https://doi.org/10.1093/NAR/GKL200</w:t>
        </w:r>
      </w:hyperlink>
      <w:r>
        <w:t>.</w:t>
      </w:r>
    </w:p>
    <w:p w14:paraId="6EBD18AE" w14:textId="77777777" w:rsidR="008846A7" w:rsidRDefault="008846A7" w:rsidP="008A0682">
      <w:pPr>
        <w:ind w:hanging="480"/>
      </w:pPr>
      <w:r>
        <w:t xml:space="preserve">Stanke, Mario, and Burkhard Morgenstern. “AUGUSTUS: A Web Server for Gene Prediction in Eukaryotes That Allows User-Defined Constraints.” </w:t>
      </w:r>
      <w:r>
        <w:rPr>
          <w:i/>
          <w:iCs/>
        </w:rPr>
        <w:t>Nucleic Acids Research</w:t>
      </w:r>
      <w:r>
        <w:t xml:space="preserve"> 33, no. Web Server issue (July 2005): W465. </w:t>
      </w:r>
      <w:hyperlink r:id="rId74" w:history="1">
        <w:r>
          <w:rPr>
            <w:rStyle w:val="Hyperlink"/>
          </w:rPr>
          <w:t>https://doi.org/10.1093/NAR/GKI458</w:t>
        </w:r>
      </w:hyperlink>
      <w:r>
        <w:t>.</w:t>
      </w:r>
    </w:p>
    <w:p w14:paraId="6768BC47" w14:textId="77777777" w:rsidR="008846A7" w:rsidRDefault="008846A7" w:rsidP="008A0682">
      <w:pPr>
        <w:ind w:hanging="480"/>
      </w:pPr>
      <w:r>
        <w:t xml:space="preserve">Stein, Lincoln. “Genome Annotation: From Sequence to Biology.” </w:t>
      </w:r>
      <w:r>
        <w:rPr>
          <w:i/>
          <w:iCs/>
        </w:rPr>
        <w:t>Nature Reviews Genetics 2001 2:7</w:t>
      </w:r>
      <w:r>
        <w:t xml:space="preserve"> 2, no. 7 (July 2001): 493–503. </w:t>
      </w:r>
      <w:hyperlink r:id="rId75" w:history="1">
        <w:r>
          <w:rPr>
            <w:rStyle w:val="Hyperlink"/>
          </w:rPr>
          <w:t>https://doi.org/10.1038/35080529</w:t>
        </w:r>
      </w:hyperlink>
      <w:r>
        <w:t>.</w:t>
      </w:r>
    </w:p>
    <w:p w14:paraId="380BCD61" w14:textId="77777777" w:rsidR="008846A7" w:rsidRDefault="008846A7" w:rsidP="008A0682">
      <w:pPr>
        <w:ind w:hanging="480"/>
      </w:pPr>
      <w:r>
        <w:t xml:space="preserve">Tello-Ruiz, Marcela K., Cristina F. Marco, Fei Man Hsu, Rajdeep S. Khangura, Pengfei Qiao, Sirjan Sapkota, Michelle C. Stitzer, et al. “Double Triage to Identify Poorly Annotated Genes in Maize: The Missing Link in Community Curation.” </w:t>
      </w:r>
      <w:r>
        <w:rPr>
          <w:i/>
          <w:iCs/>
        </w:rPr>
        <w:t>PLOS ONE</w:t>
      </w:r>
      <w:r>
        <w:t xml:space="preserve"> 14, no. 10 (October 2019): e0224086. </w:t>
      </w:r>
      <w:hyperlink r:id="rId76" w:history="1">
        <w:r>
          <w:rPr>
            <w:rStyle w:val="Hyperlink"/>
          </w:rPr>
          <w:t>https://doi.org/10.1371/JOURNAL.PONE.0224086</w:t>
        </w:r>
      </w:hyperlink>
      <w:r>
        <w:t>.</w:t>
      </w:r>
    </w:p>
    <w:p w14:paraId="37D2D70F" w14:textId="77777777" w:rsidR="008846A7" w:rsidRDefault="008846A7" w:rsidP="008A0682">
      <w:pPr>
        <w:ind w:hanging="480"/>
      </w:pPr>
      <w:r>
        <w:t xml:space="preserve">Vicient, Carlos M. “Transcriptional Activity of Transposable Elements in Maize.” </w:t>
      </w:r>
      <w:r>
        <w:rPr>
          <w:i/>
          <w:iCs/>
        </w:rPr>
        <w:t>BMC Genomics</w:t>
      </w:r>
      <w:r>
        <w:t xml:space="preserve"> 11, no. 1 (October 2010): 601. </w:t>
      </w:r>
      <w:hyperlink r:id="rId77" w:history="1">
        <w:r>
          <w:rPr>
            <w:rStyle w:val="Hyperlink"/>
          </w:rPr>
          <w:t>https://doi.org/10.1186/1471-2164-11-601</w:t>
        </w:r>
      </w:hyperlink>
      <w:r>
        <w:t>.</w:t>
      </w:r>
    </w:p>
    <w:p w14:paraId="2E91259B" w14:textId="77777777" w:rsidR="008846A7" w:rsidRDefault="008846A7" w:rsidP="008A0682">
      <w:pPr>
        <w:ind w:hanging="480"/>
      </w:pPr>
      <w:r>
        <w:t xml:space="preserve">Wang, Zhuo, Yazhu Chen, and Yixue Li. “A Brief Review of Computational Gene Prediction Methods.” </w:t>
      </w:r>
      <w:r>
        <w:rPr>
          <w:i/>
          <w:iCs/>
        </w:rPr>
        <w:t>Genomics, Proteomics &amp; Bioinformatics</w:t>
      </w:r>
      <w:r>
        <w:t xml:space="preserve"> 2, no. 4 (2004): 216. </w:t>
      </w:r>
      <w:hyperlink r:id="rId78" w:history="1">
        <w:r>
          <w:rPr>
            <w:rStyle w:val="Hyperlink"/>
          </w:rPr>
          <w:t>https://doi.org/10.1016/S1672-0229(04)02028-5</w:t>
        </w:r>
      </w:hyperlink>
      <w:r>
        <w:t>.</w:t>
      </w:r>
    </w:p>
    <w:p w14:paraId="115C65E8" w14:textId="77777777" w:rsidR="008846A7" w:rsidRDefault="008846A7" w:rsidP="008A0682">
      <w:pPr>
        <w:ind w:hanging="480"/>
      </w:pPr>
      <w:r>
        <w:t xml:space="preserve">Wei, Shaowei, Ran Xia, Chengxuan Chen, Xiaoling Shang, Fengyong Ge, Huimin Wei, Huabang Chen, Yaorong Wu, and Qi Xie. “ZmbHLH124 Identified in Maize Recombinant Inbred Lines Contributes to Drought Tolerance in Crops.” </w:t>
      </w:r>
      <w:r>
        <w:rPr>
          <w:i/>
          <w:iCs/>
        </w:rPr>
        <w:t>Plant Biotechnology Journal</w:t>
      </w:r>
      <w:r>
        <w:t xml:space="preserve"> 19, no. 10 (October 2021): 2069–81. </w:t>
      </w:r>
      <w:hyperlink r:id="rId79" w:history="1">
        <w:r>
          <w:rPr>
            <w:rStyle w:val="Hyperlink"/>
          </w:rPr>
          <w:t>https://doi.org/10.1111/PBI.13637</w:t>
        </w:r>
      </w:hyperlink>
      <w:r>
        <w:t>.</w:t>
      </w:r>
    </w:p>
    <w:p w14:paraId="0B524B03" w14:textId="77777777" w:rsidR="00D72689" w:rsidRDefault="008846A7" w:rsidP="008A0682">
      <w:r>
        <w:t xml:space="preserve">Young, Todd E., Robert B. Meeley, and Daniel R. Gallie. “ACC Synthase Expression Regulates Leaf Performance and Drought Tolerance in Maize.” </w:t>
      </w:r>
      <w:r>
        <w:rPr>
          <w:i/>
          <w:iCs/>
        </w:rPr>
        <w:t>The Plant Journal</w:t>
      </w:r>
      <w:r>
        <w:t xml:space="preserve"> 40, no. 5 (December 2004): 813–25. </w:t>
      </w:r>
      <w:hyperlink r:id="rId80" w:history="1">
        <w:r>
          <w:rPr>
            <w:rStyle w:val="Hyperlink"/>
          </w:rPr>
          <w:t>https://doi.org/10.1111/J.1365-313X.2004.02255.X</w:t>
        </w:r>
      </w:hyperlink>
    </w:p>
    <w:p w14:paraId="7AE5903A" w14:textId="5D961B87" w:rsidR="00D72689" w:rsidRDefault="00D72689" w:rsidP="008A0682">
      <w:pPr>
        <w:spacing w:after="100"/>
      </w:pPr>
      <w:r>
        <w:br w:type="page"/>
      </w:r>
    </w:p>
    <w:p w14:paraId="62AAF111" w14:textId="7DA600C8" w:rsidR="00D72689" w:rsidRDefault="00D72689" w:rsidP="008A0682">
      <w:pPr>
        <w:pStyle w:val="KapitelI"/>
        <w:spacing w:line="240" w:lineRule="auto"/>
      </w:pPr>
      <w:bookmarkStart w:id="501" w:name="_Toc100320946"/>
      <w:r>
        <w:lastRenderedPageBreak/>
        <w:t>Supplementary materials:</w:t>
      </w:r>
      <w:bookmarkEnd w:id="501"/>
    </w:p>
    <w:p w14:paraId="6478E2D4" w14:textId="7D833DF5" w:rsidR="00D72689" w:rsidRDefault="00D72689" w:rsidP="008A0682">
      <w:pPr>
        <w:pStyle w:val="KapitelII"/>
        <w:spacing w:line="240" w:lineRule="auto"/>
      </w:pPr>
      <w:bookmarkStart w:id="502" w:name="_Toc100320947"/>
      <w:r>
        <w:t>Pipelined shellscript:</w:t>
      </w:r>
      <w:bookmarkEnd w:id="502"/>
    </w:p>
    <w:p w14:paraId="4BAD42CF" w14:textId="77777777" w:rsidR="00C460F7" w:rsidRDefault="00D72689" w:rsidP="008A0682">
      <w:r>
        <w:t>A shellscript was written to perform the workflow actions with one command using a single target gene and target genome</w:t>
      </w:r>
      <w:r w:rsidR="006A396C">
        <w:t>. The command executes the documented workflow and outputs the number of transcripts predicted as well as the number of predicted proteins to stdout in the terminal.</w:t>
      </w:r>
      <w:r w:rsidR="00C460F7">
        <w:t xml:space="preserve"> The code is displayed in the linked GitHub repository: </w:t>
      </w:r>
    </w:p>
    <w:p w14:paraId="736779D8" w14:textId="0C5CAEAC" w:rsidR="00D72689" w:rsidRDefault="00D31FA3" w:rsidP="008A0682">
      <w:r>
        <w:fldChar w:fldCharType="begin"/>
      </w:r>
      <w:r>
        <w:instrText xml:space="preserve"> HYPERLINK "https://github.com/milesandersonmn/computingHTBpraktikum/blob/main/genePredictionPipeline.sh"</w:instrText>
      </w:r>
      <w:r>
        <w:instrText xml:space="preserve"> </w:instrText>
      </w:r>
      <w:r>
        <w:fldChar w:fldCharType="separate"/>
      </w:r>
      <w:r w:rsidR="00C460F7" w:rsidRPr="00C460F7">
        <w:rPr>
          <w:rStyle w:val="Hyperlink"/>
          <w:szCs w:val="24"/>
        </w:rPr>
        <w:t>https://github.com/milesandersonmn/computingHTBpraktikum/blob/main/genePredictionPipeline.sh</w:t>
      </w:r>
      <w:r>
        <w:rPr>
          <w:rStyle w:val="Hyperlink"/>
          <w:szCs w:val="24"/>
        </w:rPr>
        <w:fldChar w:fldCharType="end"/>
      </w:r>
    </w:p>
    <w:p w14:paraId="5AA5AADD" w14:textId="5BAA97D0" w:rsidR="00C460F7" w:rsidRDefault="00C460F7" w:rsidP="008A0682"/>
    <w:p w14:paraId="3A8EF3E2" w14:textId="5EE7A2C1" w:rsidR="00C460F7" w:rsidRDefault="00C460F7" w:rsidP="008A0682">
      <w:pPr>
        <w:pStyle w:val="KapitelII"/>
        <w:spacing w:line="240" w:lineRule="auto"/>
      </w:pPr>
      <w:bookmarkStart w:id="503" w:name="_Toc100320948"/>
      <w:r>
        <w:t>Complete multiple sequence alignments:</w:t>
      </w:r>
      <w:bookmarkEnd w:id="503"/>
    </w:p>
    <w:p w14:paraId="0A6530A4" w14:textId="37E173A0" w:rsidR="00C460F7" w:rsidRDefault="00C460F7" w:rsidP="008A0682">
      <w:r>
        <w:t>The complete multiple sequence alignments for all gene models are displayed below:</w:t>
      </w:r>
    </w:p>
    <w:p w14:paraId="5F1D8D1A" w14:textId="531A0229" w:rsidR="00C460F7" w:rsidRDefault="00C460F7" w:rsidP="008A0682"/>
    <w:p w14:paraId="5DACA4A2"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E36292">
        <w:rPr>
          <w:rFonts w:ascii="Courier New" w:hAnsi="Courier New" w:cs="Courier New"/>
          <w:color w:val="222222"/>
          <w:sz w:val="18"/>
          <w:szCs w:val="18"/>
        </w:rPr>
        <w:t>Zm00001d000302</w:t>
      </w:r>
    </w:p>
    <w:p w14:paraId="4334D46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5CC4A544"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7F051098"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005A90D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2D72E75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2C22A62B"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484D772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5EE090C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681EB69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FF0000"/>
          <w:sz w:val="18"/>
          <w:szCs w:val="18"/>
        </w:rPr>
        <w:t>M</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LA</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GS</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L</w:t>
      </w:r>
      <w:r w:rsidRPr="00FB5882">
        <w:rPr>
          <w:rFonts w:ascii="Courier New" w:hAnsi="Courier New" w:cs="Courier New"/>
          <w:color w:val="008000"/>
          <w:sz w:val="18"/>
          <w:szCs w:val="18"/>
        </w:rPr>
        <w:t>SNS</w:t>
      </w:r>
      <w:r w:rsidRPr="00FB5882">
        <w:rPr>
          <w:rFonts w:ascii="Courier New" w:hAnsi="Courier New" w:cs="Courier New"/>
          <w:color w:val="0000FF"/>
          <w:sz w:val="18"/>
          <w:szCs w:val="18"/>
        </w:rPr>
        <w:t>E</w:t>
      </w:r>
      <w:r w:rsidRPr="00FB5882">
        <w:rPr>
          <w:rFonts w:ascii="Courier New" w:hAnsi="Courier New" w:cs="Courier New"/>
          <w:color w:val="008000"/>
          <w:sz w:val="18"/>
          <w:szCs w:val="18"/>
        </w:rPr>
        <w:t>NG</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w:t>
      </w:r>
      <w:r w:rsidRPr="00FB5882">
        <w:rPr>
          <w:rFonts w:ascii="Courier New" w:hAnsi="Courier New" w:cs="Courier New"/>
          <w:color w:val="008000"/>
          <w:sz w:val="18"/>
          <w:szCs w:val="18"/>
        </w:rPr>
        <w:t>SYG</w:t>
      </w:r>
      <w:r w:rsidRPr="00FB5882">
        <w:rPr>
          <w:rFonts w:ascii="Courier New" w:hAnsi="Courier New" w:cs="Courier New"/>
          <w:color w:val="FF0000"/>
          <w:sz w:val="18"/>
          <w:szCs w:val="18"/>
        </w:rPr>
        <w:t>VA</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P</w:t>
      </w:r>
      <w:r w:rsidRPr="00FB5882">
        <w:rPr>
          <w:rFonts w:ascii="Courier New" w:hAnsi="Courier New" w:cs="Courier New"/>
          <w:color w:val="008000"/>
          <w:sz w:val="18"/>
          <w:szCs w:val="18"/>
        </w:rPr>
        <w:t>G</w:t>
      </w:r>
      <w:r w:rsidRPr="00FB5882">
        <w:rPr>
          <w:rFonts w:ascii="Courier New" w:hAnsi="Courier New" w:cs="Courier New"/>
          <w:color w:val="FF00FF"/>
          <w:sz w:val="18"/>
          <w:szCs w:val="18"/>
        </w:rPr>
        <w:t>KR</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00"/>
          <w:sz w:val="18"/>
          <w:szCs w:val="18"/>
        </w:rPr>
        <w:t>M</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F</w:t>
      </w:r>
      <w:r w:rsidRPr="00FB5882">
        <w:rPr>
          <w:rFonts w:ascii="Courier New" w:hAnsi="Courier New" w:cs="Courier New"/>
          <w:color w:val="008000"/>
          <w:sz w:val="18"/>
          <w:szCs w:val="18"/>
        </w:rPr>
        <w:t>Y</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DD</w:t>
      </w:r>
      <w:r w:rsidRPr="00FB5882">
        <w:rPr>
          <w:rFonts w:ascii="Courier New" w:hAnsi="Courier New" w:cs="Courier New"/>
          <w:color w:val="FF0000"/>
          <w:sz w:val="18"/>
          <w:szCs w:val="18"/>
        </w:rPr>
        <w:t>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FF0000"/>
          <w:sz w:val="18"/>
          <w:szCs w:val="18"/>
        </w:rPr>
        <w:t>MF</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w:t>
      </w:r>
      <w:r w:rsidRPr="00FB5882">
        <w:rPr>
          <w:rFonts w:ascii="Courier New" w:hAnsi="Courier New" w:cs="Courier New"/>
          <w:color w:val="008000"/>
          <w:sz w:val="18"/>
          <w:szCs w:val="18"/>
        </w:rPr>
        <w:t>Y</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60</w:t>
      </w:r>
    </w:p>
    <w:p w14:paraId="7D4FEE0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w:t>
      </w:r>
    </w:p>
    <w:p w14:paraId="7E6BC308"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725FC2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747FDF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7FE7191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FB97252"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6863A93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25EFB91"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20E5D50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2C2B125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0B6C4DEF"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008000"/>
          <w:sz w:val="18"/>
          <w:szCs w:val="18"/>
        </w:rPr>
        <w:t>HGG</w:t>
      </w:r>
      <w:r w:rsidRPr="00FB5882">
        <w:rPr>
          <w:rFonts w:ascii="Courier New" w:hAnsi="Courier New" w:cs="Courier New"/>
          <w:color w:val="FF0000"/>
          <w:sz w:val="18"/>
          <w:szCs w:val="18"/>
        </w:rPr>
        <w:t>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w:t>
      </w:r>
      <w:r w:rsidRPr="00FB5882">
        <w:rPr>
          <w:rFonts w:ascii="Courier New" w:hAnsi="Courier New" w:cs="Courier New"/>
          <w:color w:val="FF00FF"/>
          <w:sz w:val="18"/>
          <w:szCs w:val="18"/>
        </w:rPr>
        <w:t>K</w:t>
      </w:r>
      <w:r w:rsidRPr="00FB5882">
        <w:rPr>
          <w:rFonts w:ascii="Courier New" w:hAnsi="Courier New" w:cs="Courier New"/>
          <w:color w:val="008000"/>
          <w:sz w:val="18"/>
          <w:szCs w:val="18"/>
        </w:rPr>
        <w:t>QH</w:t>
      </w:r>
      <w:r w:rsidRPr="00FB5882">
        <w:rPr>
          <w:rFonts w:ascii="Courier New" w:hAnsi="Courier New" w:cs="Courier New"/>
          <w:color w:val="FF0000"/>
          <w:sz w:val="18"/>
          <w:szCs w:val="18"/>
        </w:rPr>
        <w:t>LF</w:t>
      </w:r>
      <w:r w:rsidRPr="00FB5882">
        <w:rPr>
          <w:rFonts w:ascii="Courier New" w:hAnsi="Courier New" w:cs="Courier New"/>
          <w:color w:val="008000"/>
          <w:sz w:val="18"/>
          <w:szCs w:val="18"/>
        </w:rPr>
        <w:t>SN</w:t>
      </w:r>
      <w:r w:rsidRPr="00FB5882">
        <w:rPr>
          <w:rFonts w:ascii="Courier New" w:hAnsi="Courier New" w:cs="Courier New"/>
          <w:color w:val="FF0000"/>
          <w:sz w:val="18"/>
          <w:szCs w:val="18"/>
        </w:rPr>
        <w:t>LI</w:t>
      </w:r>
      <w:r w:rsidRPr="00FB5882">
        <w:rPr>
          <w:rFonts w:ascii="Courier New" w:hAnsi="Courier New" w:cs="Courier New"/>
          <w:color w:val="FF00FF"/>
          <w:sz w:val="18"/>
          <w:szCs w:val="18"/>
        </w:rPr>
        <w:t>K</w:t>
      </w:r>
      <w:r w:rsidRPr="00FB5882">
        <w:rPr>
          <w:rFonts w:ascii="Courier New" w:hAnsi="Courier New" w:cs="Courier New"/>
          <w:color w:val="008000"/>
          <w:sz w:val="18"/>
          <w:szCs w:val="18"/>
        </w:rPr>
        <w:t>H</w:t>
      </w:r>
      <w:r w:rsidRPr="00FB5882">
        <w:rPr>
          <w:rFonts w:ascii="Courier New" w:hAnsi="Courier New" w:cs="Courier New"/>
          <w:color w:val="FF0000"/>
          <w:sz w:val="18"/>
          <w:szCs w:val="18"/>
        </w:rPr>
        <w:t>P</w:t>
      </w:r>
      <w:r w:rsidRPr="00FB5882">
        <w:rPr>
          <w:rFonts w:ascii="Courier New" w:hAnsi="Courier New" w:cs="Courier New"/>
          <w:color w:val="FF00FF"/>
          <w:sz w:val="18"/>
          <w:szCs w:val="18"/>
        </w:rPr>
        <w:t>K</w:t>
      </w:r>
      <w:r w:rsidRPr="00FB5882">
        <w:rPr>
          <w:rFonts w:ascii="Courier New" w:hAnsi="Courier New" w:cs="Courier New"/>
          <w:color w:val="FF0000"/>
          <w:sz w:val="18"/>
          <w:szCs w:val="18"/>
        </w:rPr>
        <w:t>FI</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T</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AAIA</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TYN</w:t>
      </w:r>
      <w:r w:rsidRPr="00FB5882">
        <w:rPr>
          <w:rFonts w:ascii="Courier New" w:hAnsi="Courier New" w:cs="Courier New"/>
          <w:color w:val="FF00FF"/>
          <w:sz w:val="18"/>
          <w:szCs w:val="18"/>
        </w:rPr>
        <w:t>R</w:t>
      </w:r>
      <w:r w:rsidRPr="00FB5882">
        <w:rPr>
          <w:rFonts w:ascii="Courier New" w:hAnsi="Courier New" w:cs="Courier New"/>
          <w:color w:val="008000"/>
          <w:sz w:val="18"/>
          <w:szCs w:val="18"/>
        </w:rPr>
        <w:t>T</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A</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STQT</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GST</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ST</w:t>
      </w:r>
      <w:r w:rsidRPr="00FB5882">
        <w:rPr>
          <w:rFonts w:ascii="Courier New" w:hAnsi="Courier New" w:cs="Courier New"/>
          <w:color w:val="808080"/>
          <w:sz w:val="18"/>
          <w:szCs w:val="18"/>
        </w:rPr>
        <w:tab/>
        <w:t>120</w:t>
      </w:r>
    </w:p>
    <w:p w14:paraId="54F67CA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w:t>
      </w:r>
    </w:p>
    <w:p w14:paraId="0F17E5D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2D80E51"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55AA044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7673033D"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35502722"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5EFA137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3AC9034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4C8FDF8F"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46805B3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45377CBB"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FF0000"/>
          <w:sz w:val="18"/>
          <w:szCs w:val="18"/>
        </w:rPr>
        <w:t>AIIV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R</w:t>
      </w:r>
      <w:r w:rsidRPr="00FB5882">
        <w:rPr>
          <w:rFonts w:ascii="Courier New" w:hAnsi="Courier New" w:cs="Courier New"/>
          <w:color w:val="FF0000"/>
          <w:sz w:val="18"/>
          <w:szCs w:val="18"/>
        </w:rPr>
        <w:t>LLVA</w:t>
      </w:r>
      <w:r w:rsidRPr="00FB5882">
        <w:rPr>
          <w:rFonts w:ascii="Courier New" w:hAnsi="Courier New" w:cs="Courier New"/>
          <w:color w:val="008000"/>
          <w:sz w:val="18"/>
          <w:szCs w:val="18"/>
        </w:rPr>
        <w:t>N</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AVI</w:t>
      </w:r>
      <w:r w:rsidRPr="00FB5882">
        <w:rPr>
          <w:rFonts w:ascii="Courier New" w:hAnsi="Courier New" w:cs="Courier New"/>
          <w:color w:val="008000"/>
          <w:sz w:val="18"/>
          <w:szCs w:val="18"/>
        </w:rPr>
        <w:t>S</w:t>
      </w:r>
      <w:r w:rsidRPr="00FB5882">
        <w:rPr>
          <w:rFonts w:ascii="Courier New" w:hAnsi="Courier New" w:cs="Courier New"/>
          <w:color w:val="FF00FF"/>
          <w:sz w:val="18"/>
          <w:szCs w:val="18"/>
        </w:rPr>
        <w:t>K</w:t>
      </w:r>
      <w:r w:rsidRPr="00FB5882">
        <w:rPr>
          <w:rFonts w:ascii="Courier New" w:hAnsi="Courier New" w:cs="Courier New"/>
          <w:color w:val="008000"/>
          <w:sz w:val="18"/>
          <w:szCs w:val="18"/>
        </w:rPr>
        <w:t>GGQ</w:t>
      </w:r>
      <w:r w:rsidRPr="00FB5882">
        <w:rPr>
          <w:rFonts w:ascii="Courier New" w:hAnsi="Courier New" w:cs="Courier New"/>
          <w:color w:val="FF0000"/>
          <w:sz w:val="18"/>
          <w:szCs w:val="18"/>
        </w:rPr>
        <w:t>AIAV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0000FF"/>
          <w:sz w:val="18"/>
          <w:szCs w:val="18"/>
        </w:rPr>
        <w:t>D</w:t>
      </w:r>
      <w:r w:rsidRPr="00FB5882">
        <w:rPr>
          <w:rFonts w:ascii="Courier New" w:hAnsi="Courier New" w:cs="Courier New"/>
          <w:color w:val="008000"/>
          <w:sz w:val="18"/>
          <w:szCs w:val="18"/>
        </w:rPr>
        <w:t>H</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QT</w:t>
      </w:r>
      <w:r w:rsidRPr="00FB5882">
        <w:rPr>
          <w:rFonts w:ascii="Courier New" w:hAnsi="Courier New" w:cs="Courier New"/>
          <w:color w:val="0000FF"/>
          <w:sz w:val="18"/>
          <w:szCs w:val="18"/>
        </w:rPr>
        <w:t>DE</w:t>
      </w:r>
      <w:r w:rsidRPr="00FB5882">
        <w:rPr>
          <w:rFonts w:ascii="Courier New" w:hAnsi="Courier New" w:cs="Courier New"/>
          <w:color w:val="FF00FF"/>
          <w:sz w:val="18"/>
          <w:szCs w:val="18"/>
        </w:rPr>
        <w:t>R</w:t>
      </w:r>
      <w:r w:rsidRPr="00FB5882">
        <w:rPr>
          <w:rFonts w:ascii="Courier New" w:hAnsi="Courier New" w:cs="Courier New"/>
          <w:color w:val="008000"/>
          <w:sz w:val="18"/>
          <w:szCs w:val="18"/>
        </w:rPr>
        <w:t>Q</w:t>
      </w:r>
      <w:r w:rsidRPr="00FB5882">
        <w:rPr>
          <w:rFonts w:ascii="Courier New" w:hAnsi="Courier New" w:cs="Courier New"/>
          <w:color w:val="FF00FF"/>
          <w:sz w:val="18"/>
          <w:szCs w:val="18"/>
        </w:rPr>
        <w:t>R</w:t>
      </w:r>
      <w:r w:rsidRPr="00FB5882">
        <w:rPr>
          <w:rFonts w:ascii="Courier New" w:hAnsi="Courier New" w:cs="Courier New"/>
          <w:color w:val="FF0000"/>
          <w:sz w:val="18"/>
          <w:szCs w:val="18"/>
        </w:rPr>
        <w:t>I</w:t>
      </w:r>
      <w:r w:rsidRPr="00FB5882">
        <w:rPr>
          <w:rFonts w:ascii="Courier New" w:hAnsi="Courier New" w:cs="Courier New"/>
          <w:color w:val="0000FF"/>
          <w:sz w:val="18"/>
          <w:szCs w:val="18"/>
        </w:rPr>
        <w:t>ED</w:t>
      </w:r>
      <w:r w:rsidRPr="00FB5882">
        <w:rPr>
          <w:rFonts w:ascii="Courier New" w:hAnsi="Courier New" w:cs="Courier New"/>
          <w:color w:val="FF0000"/>
          <w:sz w:val="18"/>
          <w:szCs w:val="18"/>
        </w:rPr>
        <w:t>A</w:t>
      </w:r>
      <w:r w:rsidRPr="00FB5882">
        <w:rPr>
          <w:rFonts w:ascii="Courier New" w:hAnsi="Courier New" w:cs="Courier New"/>
          <w:color w:val="008000"/>
          <w:sz w:val="18"/>
          <w:szCs w:val="18"/>
        </w:rPr>
        <w:t>GG</w:t>
      </w:r>
      <w:r w:rsidRPr="00FB5882">
        <w:rPr>
          <w:rFonts w:ascii="Courier New" w:hAnsi="Courier New" w:cs="Courier New"/>
          <w:color w:val="FF0000"/>
          <w:sz w:val="18"/>
          <w:szCs w:val="18"/>
        </w:rPr>
        <w:t>FVMWA</w:t>
      </w:r>
      <w:r w:rsidRPr="00FB5882">
        <w:rPr>
          <w:rFonts w:ascii="Courier New" w:hAnsi="Courier New" w:cs="Courier New"/>
          <w:color w:val="008000"/>
          <w:sz w:val="18"/>
          <w:szCs w:val="18"/>
        </w:rPr>
        <w:t>GT</w:t>
      </w:r>
      <w:r w:rsidRPr="00FB5882">
        <w:rPr>
          <w:rFonts w:ascii="Courier New" w:hAnsi="Courier New" w:cs="Courier New"/>
          <w:color w:val="FF0000"/>
          <w:sz w:val="18"/>
          <w:szCs w:val="18"/>
        </w:rPr>
        <w:t>W</w:t>
      </w:r>
      <w:r w:rsidRPr="00FB5882">
        <w:rPr>
          <w:rFonts w:ascii="Courier New" w:hAnsi="Courier New" w:cs="Courier New"/>
          <w:color w:val="FF00FF"/>
          <w:sz w:val="18"/>
          <w:szCs w:val="18"/>
        </w:rPr>
        <w:t>R</w:t>
      </w:r>
      <w:r w:rsidRPr="00FB5882">
        <w:rPr>
          <w:rFonts w:ascii="Courier New" w:hAnsi="Courier New" w:cs="Courier New"/>
          <w:color w:val="FF0000"/>
          <w:sz w:val="18"/>
          <w:szCs w:val="18"/>
        </w:rPr>
        <w:t>V</w:t>
      </w:r>
      <w:r w:rsidRPr="00FB5882">
        <w:rPr>
          <w:rFonts w:ascii="Courier New" w:hAnsi="Courier New" w:cs="Courier New"/>
          <w:color w:val="008000"/>
          <w:sz w:val="18"/>
          <w:szCs w:val="18"/>
        </w:rPr>
        <w:t>G</w:t>
      </w:r>
      <w:r w:rsidRPr="00FB5882">
        <w:rPr>
          <w:rFonts w:ascii="Courier New" w:hAnsi="Courier New" w:cs="Courier New"/>
          <w:color w:val="808080"/>
          <w:sz w:val="18"/>
          <w:szCs w:val="18"/>
        </w:rPr>
        <w:tab/>
        <w:t>180</w:t>
      </w:r>
    </w:p>
    <w:p w14:paraId="7CB8FD8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w:t>
      </w:r>
    </w:p>
    <w:p w14:paraId="5FE31DF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700E18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67D7A664"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571741B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323FE45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5827AA8E"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04C6F855"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60319A3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69F4FDF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VV</w:t>
      </w:r>
      <w:r w:rsidRPr="00FB5882">
        <w:rPr>
          <w:rFonts w:ascii="Courier New" w:hAnsi="Courier New" w:cs="Courier New"/>
          <w:color w:val="0000FF"/>
          <w:sz w:val="18"/>
          <w:szCs w:val="18"/>
        </w:rPr>
        <w:t>D</w:t>
      </w:r>
      <w:r w:rsidRPr="00FB5882">
        <w:rPr>
          <w:rFonts w:ascii="Courier New" w:hAnsi="Courier New" w:cs="Courier New"/>
          <w:color w:val="008000"/>
          <w:sz w:val="18"/>
          <w:szCs w:val="18"/>
        </w:rPr>
        <w:t>SS</w:t>
      </w:r>
      <w:r w:rsidRPr="00FB5882">
        <w:rPr>
          <w:rFonts w:ascii="Courier New" w:hAnsi="Courier New" w:cs="Courier New"/>
          <w:color w:val="FF0000"/>
          <w:sz w:val="18"/>
          <w:szCs w:val="18"/>
        </w:rPr>
        <w:t>L</w:t>
      </w:r>
      <w:r w:rsidRPr="00FB5882">
        <w:rPr>
          <w:rFonts w:ascii="Courier New" w:hAnsi="Courier New" w:cs="Courier New"/>
          <w:color w:val="0000FF"/>
          <w:sz w:val="18"/>
          <w:szCs w:val="18"/>
        </w:rPr>
        <w:t>E</w:t>
      </w:r>
      <w:r w:rsidRPr="00FB5882">
        <w:rPr>
          <w:rFonts w:ascii="Courier New" w:hAnsi="Courier New" w:cs="Courier New"/>
          <w:color w:val="FF0000"/>
          <w:sz w:val="18"/>
          <w:szCs w:val="18"/>
        </w:rPr>
        <w:t>FLILA</w:t>
      </w:r>
      <w:r w:rsidRPr="00FB5882">
        <w:rPr>
          <w:rFonts w:ascii="Courier New" w:hAnsi="Courier New" w:cs="Courier New"/>
          <w:color w:val="008000"/>
          <w:sz w:val="18"/>
          <w:szCs w:val="18"/>
        </w:rPr>
        <w:t>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w:t>
      </w:r>
      <w:r w:rsidRPr="00FB5882">
        <w:rPr>
          <w:rFonts w:ascii="Courier New" w:hAnsi="Courier New" w:cs="Courier New"/>
          <w:color w:val="FF0000"/>
          <w:sz w:val="18"/>
          <w:szCs w:val="18"/>
        </w:rPr>
        <w:t>LW</w:t>
      </w:r>
      <w:r w:rsidRPr="00FB5882">
        <w:rPr>
          <w:rFonts w:ascii="Courier New" w:hAnsi="Courier New" w:cs="Courier New"/>
          <w:color w:val="0000FF"/>
          <w:sz w:val="18"/>
          <w:szCs w:val="18"/>
        </w:rPr>
        <w:t>D</w:t>
      </w:r>
      <w:r w:rsidRPr="00FB5882">
        <w:rPr>
          <w:rFonts w:ascii="Courier New" w:hAnsi="Courier New" w:cs="Courier New"/>
          <w:color w:val="FF0000"/>
          <w:sz w:val="18"/>
          <w:szCs w:val="18"/>
        </w:rPr>
        <w:t>VV</w:t>
      </w:r>
      <w:r w:rsidRPr="00FB5882">
        <w:rPr>
          <w:rFonts w:ascii="Courier New" w:hAnsi="Courier New" w:cs="Courier New"/>
          <w:color w:val="008000"/>
          <w:sz w:val="18"/>
          <w:szCs w:val="18"/>
        </w:rPr>
        <w:t>TN</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AVAMV</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PI</w:t>
      </w:r>
      <w:r w:rsidRPr="00FB5882">
        <w:rPr>
          <w:rFonts w:ascii="Courier New" w:hAnsi="Courier New" w:cs="Courier New"/>
          <w:color w:val="008000"/>
          <w:sz w:val="18"/>
          <w:szCs w:val="18"/>
        </w:rPr>
        <w:t>Q</w:t>
      </w:r>
      <w:r w:rsidRPr="00FB5882">
        <w:rPr>
          <w:rFonts w:ascii="Courier New" w:hAnsi="Courier New" w:cs="Courier New"/>
          <w:color w:val="808080"/>
          <w:sz w:val="18"/>
          <w:szCs w:val="18"/>
        </w:rPr>
        <w:tab/>
        <w:t>240</w:t>
      </w:r>
    </w:p>
    <w:p w14:paraId="76BF3D4C"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008000"/>
          <w:sz w:val="18"/>
          <w:szCs w:val="18"/>
        </w:rPr>
        <w:t>G</w:t>
      </w:r>
      <w:r w:rsidRPr="00FB5882">
        <w:rPr>
          <w:rFonts w:ascii="Courier New" w:hAnsi="Courier New" w:cs="Courier New"/>
          <w:color w:val="FF0000"/>
          <w:sz w:val="18"/>
          <w:szCs w:val="18"/>
        </w:rPr>
        <w:t>VLAV</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w:t>
      </w:r>
      <w:r w:rsidRPr="00FB5882">
        <w:rPr>
          <w:rFonts w:ascii="Courier New" w:hAnsi="Courier New" w:cs="Courier New"/>
          <w:color w:val="FF0000"/>
          <w:sz w:val="18"/>
          <w:szCs w:val="18"/>
        </w:rPr>
        <w:t>AF</w:t>
      </w:r>
      <w:r w:rsidRPr="00FB5882">
        <w:rPr>
          <w:rFonts w:ascii="Courier New" w:hAnsi="Courier New" w:cs="Courier New"/>
          <w:color w:val="008000"/>
          <w:sz w:val="18"/>
          <w:szCs w:val="18"/>
        </w:rPr>
        <w:t>G</w:t>
      </w:r>
      <w:r w:rsidRPr="00FB5882">
        <w:rPr>
          <w:rFonts w:ascii="Courier New" w:hAnsi="Courier New" w:cs="Courier New"/>
          <w:color w:val="0000FF"/>
          <w:sz w:val="18"/>
          <w:szCs w:val="18"/>
        </w:rPr>
        <w:t>D</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FF00FF"/>
          <w:sz w:val="18"/>
          <w:szCs w:val="18"/>
        </w:rPr>
        <w:t>K</w:t>
      </w:r>
      <w:r w:rsidRPr="00FB5882">
        <w:rPr>
          <w:rFonts w:ascii="Courier New" w:hAnsi="Courier New" w:cs="Courier New"/>
          <w:color w:val="FF0000"/>
          <w:sz w:val="18"/>
          <w:szCs w:val="18"/>
        </w:rPr>
        <w:t>P</w:t>
      </w:r>
      <w:r w:rsidRPr="00FB5882">
        <w:rPr>
          <w:rFonts w:ascii="Courier New" w:hAnsi="Courier New" w:cs="Courier New"/>
          <w:color w:val="008000"/>
          <w:sz w:val="18"/>
          <w:szCs w:val="18"/>
        </w:rPr>
        <w:t>Y</w:t>
      </w:r>
      <w:r w:rsidRPr="00FB5882">
        <w:rPr>
          <w:rFonts w:ascii="Courier New" w:hAnsi="Courier New" w:cs="Courier New"/>
          <w:color w:val="FF0000"/>
          <w:sz w:val="18"/>
          <w:szCs w:val="18"/>
        </w:rPr>
        <w:t>VVA</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00FF"/>
          <w:sz w:val="18"/>
          <w:szCs w:val="18"/>
        </w:rPr>
        <w:t>E</w:t>
      </w:r>
      <w:r w:rsidRPr="00FB5882">
        <w:rPr>
          <w:rFonts w:ascii="Courier New" w:hAnsi="Courier New" w:cs="Courier New"/>
          <w:color w:val="FF0000"/>
          <w:sz w:val="18"/>
          <w:szCs w:val="18"/>
        </w:rPr>
        <w:t>I</w:t>
      </w:r>
      <w:r w:rsidRPr="00FB5882">
        <w:rPr>
          <w:rFonts w:ascii="Courier New" w:hAnsi="Courier New" w:cs="Courier New"/>
          <w:color w:val="FF00FF"/>
          <w:sz w:val="18"/>
          <w:szCs w:val="18"/>
        </w:rPr>
        <w:t>K</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205</w:t>
      </w:r>
    </w:p>
    <w:p w14:paraId="219F8DA3"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808080"/>
          <w:sz w:val="18"/>
          <w:szCs w:val="18"/>
        </w:rPr>
        <w:t xml:space="preserve">            *************************                                   </w:t>
      </w:r>
    </w:p>
    <w:p w14:paraId="010977F7"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34BF8B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B106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7491C1AC"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B107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16BFE171"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B73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5A386C90"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F888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41A9B936"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FC1890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273331D9"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Lo1056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720C1484"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Lo1290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547BFF1E" w14:textId="77777777" w:rsidR="00C460F7" w:rsidRPr="00FB588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FB5882">
        <w:rPr>
          <w:rFonts w:ascii="Courier New" w:hAnsi="Courier New" w:cs="Courier New"/>
          <w:color w:val="222222"/>
          <w:sz w:val="18"/>
          <w:szCs w:val="18"/>
        </w:rPr>
        <w:t xml:space="preserve">PHG83       </w:t>
      </w:r>
      <w:r w:rsidRPr="00FB5882">
        <w:rPr>
          <w:rFonts w:ascii="Courier New" w:hAnsi="Courier New" w:cs="Courier New"/>
          <w:color w:val="0000FF"/>
          <w:sz w:val="18"/>
          <w:szCs w:val="18"/>
        </w:rPr>
        <w:t>D</w:t>
      </w:r>
      <w:r w:rsidRPr="00FB5882">
        <w:rPr>
          <w:rFonts w:ascii="Courier New" w:hAnsi="Courier New" w:cs="Courier New"/>
          <w:color w:val="FF0000"/>
          <w:sz w:val="18"/>
          <w:szCs w:val="18"/>
        </w:rPr>
        <w:t>P</w:t>
      </w:r>
      <w:r w:rsidRPr="00FB5882">
        <w:rPr>
          <w:rFonts w:ascii="Courier New" w:hAnsi="Courier New" w:cs="Courier New"/>
          <w:color w:val="008000"/>
          <w:sz w:val="18"/>
          <w:szCs w:val="18"/>
        </w:rPr>
        <w:t>Q</w:t>
      </w:r>
      <w:r w:rsidRPr="00FB5882">
        <w:rPr>
          <w:rFonts w:ascii="Courier New" w:hAnsi="Courier New" w:cs="Courier New"/>
          <w:color w:val="0000FF"/>
          <w:sz w:val="18"/>
          <w:szCs w:val="18"/>
        </w:rPr>
        <w:t>E</w:t>
      </w:r>
      <w:r w:rsidRPr="00FB5882">
        <w:rPr>
          <w:rFonts w:ascii="Courier New" w:hAnsi="Courier New" w:cs="Courier New"/>
          <w:color w:val="FF0000"/>
          <w:sz w:val="18"/>
          <w:szCs w:val="18"/>
        </w:rPr>
        <w:t>AA</w:t>
      </w:r>
      <w:r w:rsidRPr="00FB5882">
        <w:rPr>
          <w:rFonts w:ascii="Courier New" w:hAnsi="Courier New" w:cs="Courier New"/>
          <w:color w:val="008000"/>
          <w:sz w:val="18"/>
          <w:szCs w:val="18"/>
        </w:rPr>
        <w:t>N</w:t>
      </w:r>
      <w:r w:rsidRPr="00FB5882">
        <w:rPr>
          <w:rFonts w:ascii="Courier New" w:hAnsi="Courier New" w:cs="Courier New"/>
          <w:color w:val="FF00FF"/>
          <w:sz w:val="18"/>
          <w:szCs w:val="18"/>
        </w:rPr>
        <w:t>K</w:t>
      </w:r>
      <w:r w:rsidRPr="00FB5882">
        <w:rPr>
          <w:rFonts w:ascii="Courier New" w:hAnsi="Courier New" w:cs="Courier New"/>
          <w:color w:val="FF0000"/>
          <w:sz w:val="18"/>
          <w:szCs w:val="18"/>
        </w:rPr>
        <w:t>LL</w:t>
      </w:r>
      <w:r w:rsidRPr="00FB5882">
        <w:rPr>
          <w:rFonts w:ascii="Courier New" w:hAnsi="Courier New" w:cs="Courier New"/>
          <w:color w:val="0000FF"/>
          <w:sz w:val="18"/>
          <w:szCs w:val="18"/>
        </w:rPr>
        <w:t>EE</w:t>
      </w:r>
      <w:r w:rsidRPr="00FB5882">
        <w:rPr>
          <w:rFonts w:ascii="Courier New" w:hAnsi="Courier New" w:cs="Courier New"/>
          <w:color w:val="FF0000"/>
          <w:sz w:val="18"/>
          <w:szCs w:val="18"/>
        </w:rPr>
        <w:t>A</w:t>
      </w:r>
      <w:r w:rsidRPr="00FB5882">
        <w:rPr>
          <w:rFonts w:ascii="Courier New" w:hAnsi="Courier New" w:cs="Courier New"/>
          <w:color w:val="008000"/>
          <w:sz w:val="18"/>
          <w:szCs w:val="18"/>
        </w:rPr>
        <w:t>S</w:t>
      </w:r>
      <w:r w:rsidRPr="00FB5882">
        <w:rPr>
          <w:rFonts w:ascii="Courier New" w:hAnsi="Courier New" w:cs="Courier New"/>
          <w:color w:val="FF00FF"/>
          <w:sz w:val="18"/>
          <w:szCs w:val="18"/>
        </w:rPr>
        <w:t>RR</w:t>
      </w:r>
      <w:r w:rsidRPr="00FB5882">
        <w:rPr>
          <w:rFonts w:ascii="Courier New" w:hAnsi="Courier New" w:cs="Courier New"/>
          <w:color w:val="008000"/>
          <w:sz w:val="18"/>
          <w:szCs w:val="18"/>
        </w:rPr>
        <w:t>GSS</w:t>
      </w:r>
      <w:r w:rsidRPr="00FB5882">
        <w:rPr>
          <w:rFonts w:ascii="Courier New" w:hAnsi="Courier New" w:cs="Courier New"/>
          <w:color w:val="0000FF"/>
          <w:sz w:val="18"/>
          <w:szCs w:val="18"/>
        </w:rPr>
        <w:t>D</w:t>
      </w:r>
      <w:r w:rsidRPr="00FB5882">
        <w:rPr>
          <w:rFonts w:ascii="Courier New" w:hAnsi="Courier New" w:cs="Courier New"/>
          <w:color w:val="008000"/>
          <w:sz w:val="18"/>
          <w:szCs w:val="18"/>
        </w:rPr>
        <w:t>N</w:t>
      </w:r>
      <w:r w:rsidRPr="00FB5882">
        <w:rPr>
          <w:rFonts w:ascii="Courier New" w:hAnsi="Courier New" w:cs="Courier New"/>
          <w:color w:val="FF0000"/>
          <w:sz w:val="18"/>
          <w:szCs w:val="18"/>
        </w:rPr>
        <w:t>I</w:t>
      </w:r>
      <w:r w:rsidRPr="00FB5882">
        <w:rPr>
          <w:rFonts w:ascii="Courier New" w:hAnsi="Courier New" w:cs="Courier New"/>
          <w:color w:val="008000"/>
          <w:sz w:val="18"/>
          <w:szCs w:val="18"/>
        </w:rPr>
        <w:t>T</w:t>
      </w:r>
      <w:r w:rsidRPr="00FB5882">
        <w:rPr>
          <w:rFonts w:ascii="Courier New" w:hAnsi="Courier New" w:cs="Courier New"/>
          <w:color w:val="FF0000"/>
          <w:sz w:val="18"/>
          <w:szCs w:val="18"/>
        </w:rPr>
        <w:t>VIIV</w:t>
      </w:r>
      <w:r w:rsidRPr="00FB5882">
        <w:rPr>
          <w:rFonts w:ascii="Courier New" w:hAnsi="Courier New" w:cs="Courier New"/>
          <w:color w:val="FF00FF"/>
          <w:sz w:val="18"/>
          <w:szCs w:val="18"/>
        </w:rPr>
        <w:t>R</w:t>
      </w:r>
      <w:r w:rsidRPr="00FB5882">
        <w:rPr>
          <w:rFonts w:ascii="Courier New" w:hAnsi="Courier New" w:cs="Courier New"/>
          <w:color w:val="FF0000"/>
          <w:sz w:val="18"/>
          <w:szCs w:val="18"/>
        </w:rPr>
        <w:t>FI</w:t>
      </w:r>
      <w:r w:rsidRPr="00FB5882">
        <w:rPr>
          <w:rFonts w:ascii="Courier New" w:hAnsi="Courier New" w:cs="Courier New"/>
          <w:color w:val="0000FF"/>
          <w:sz w:val="18"/>
          <w:szCs w:val="18"/>
        </w:rPr>
        <w:t>D</w:t>
      </w:r>
      <w:r w:rsidRPr="00FB5882">
        <w:rPr>
          <w:rFonts w:ascii="Courier New" w:hAnsi="Courier New" w:cs="Courier New"/>
          <w:color w:val="008000"/>
          <w:sz w:val="18"/>
          <w:szCs w:val="18"/>
        </w:rPr>
        <w:t>GTTG</w:t>
      </w:r>
      <w:r w:rsidRPr="00FB5882">
        <w:rPr>
          <w:rFonts w:ascii="Courier New" w:hAnsi="Courier New" w:cs="Courier New"/>
          <w:color w:val="0000FF"/>
          <w:sz w:val="18"/>
          <w:szCs w:val="18"/>
        </w:rPr>
        <w:t>E</w:t>
      </w:r>
      <w:r w:rsidRPr="00FB5882">
        <w:rPr>
          <w:rFonts w:ascii="Courier New" w:hAnsi="Courier New" w:cs="Courier New"/>
          <w:color w:val="FF00FF"/>
          <w:sz w:val="18"/>
          <w:szCs w:val="18"/>
        </w:rPr>
        <w:t>K</w:t>
      </w:r>
      <w:r w:rsidRPr="00FB5882">
        <w:rPr>
          <w:rFonts w:ascii="Courier New" w:hAnsi="Courier New" w:cs="Courier New"/>
          <w:color w:val="008000"/>
          <w:sz w:val="18"/>
          <w:szCs w:val="18"/>
        </w:rPr>
        <w:t>SG</w:t>
      </w:r>
      <w:r w:rsidRPr="00FB5882">
        <w:rPr>
          <w:rFonts w:ascii="Courier New" w:hAnsi="Courier New" w:cs="Courier New"/>
          <w:color w:val="0000FF"/>
          <w:sz w:val="18"/>
          <w:szCs w:val="18"/>
        </w:rPr>
        <w:t>DD</w:t>
      </w:r>
      <w:r w:rsidRPr="00FB5882">
        <w:rPr>
          <w:rFonts w:ascii="Courier New" w:hAnsi="Courier New" w:cs="Courier New"/>
          <w:color w:val="FF00FF"/>
          <w:sz w:val="18"/>
          <w:szCs w:val="18"/>
        </w:rPr>
        <w:t>K</w:t>
      </w:r>
      <w:r w:rsidRPr="00FB5882">
        <w:rPr>
          <w:rFonts w:ascii="Courier New" w:hAnsi="Courier New" w:cs="Courier New"/>
          <w:color w:val="0000FF"/>
          <w:sz w:val="18"/>
          <w:szCs w:val="18"/>
        </w:rPr>
        <w:t>E</w:t>
      </w:r>
      <w:r w:rsidRPr="00FB5882">
        <w:rPr>
          <w:rFonts w:ascii="Courier New" w:hAnsi="Courier New" w:cs="Courier New"/>
          <w:color w:val="008000"/>
          <w:sz w:val="18"/>
          <w:szCs w:val="18"/>
        </w:rPr>
        <w:t>TTN</w:t>
      </w:r>
      <w:r w:rsidRPr="00FB5882">
        <w:rPr>
          <w:rFonts w:ascii="Courier New" w:hAnsi="Courier New" w:cs="Courier New"/>
          <w:color w:val="0000FF"/>
          <w:sz w:val="18"/>
          <w:szCs w:val="18"/>
        </w:rPr>
        <w:t>D</w:t>
      </w:r>
      <w:r w:rsidRPr="00FB5882">
        <w:rPr>
          <w:rFonts w:ascii="Courier New" w:hAnsi="Courier New" w:cs="Courier New"/>
          <w:color w:val="008000"/>
          <w:sz w:val="18"/>
          <w:szCs w:val="18"/>
        </w:rPr>
        <w:t>QHS</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290</w:t>
      </w:r>
    </w:p>
    <w:p w14:paraId="33F702C8"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FB5882">
        <w:rPr>
          <w:rFonts w:ascii="Courier New" w:hAnsi="Courier New" w:cs="Courier New"/>
          <w:color w:val="222222"/>
          <w:sz w:val="18"/>
          <w:szCs w:val="18"/>
        </w:rPr>
        <w:t xml:space="preserve">Lo1270      </w:t>
      </w:r>
      <w:r w:rsidRPr="00FB5882">
        <w:rPr>
          <w:rFonts w:ascii="Courier New" w:hAnsi="Courier New" w:cs="Courier New"/>
          <w:color w:val="808080"/>
          <w:sz w:val="18"/>
          <w:szCs w:val="18"/>
        </w:rPr>
        <w:t>---------------------------------------------------</w:t>
      </w:r>
      <w:r w:rsidRPr="00FB5882">
        <w:rPr>
          <w:rFonts w:ascii="Courier New" w:hAnsi="Courier New" w:cs="Courier New"/>
          <w:color w:val="808080"/>
          <w:sz w:val="18"/>
          <w:szCs w:val="18"/>
        </w:rPr>
        <w:tab/>
        <w:t>205</w:t>
      </w:r>
    </w:p>
    <w:p w14:paraId="2632872D"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p>
    <w:p w14:paraId="7B789EFD"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E36292">
        <w:rPr>
          <w:rFonts w:ascii="Courier New" w:hAnsi="Courier New" w:cs="Courier New"/>
          <w:color w:val="222222"/>
          <w:sz w:val="18"/>
          <w:szCs w:val="18"/>
        </w:rPr>
        <w:t>Zm00001d003897</w:t>
      </w:r>
    </w:p>
    <w:p w14:paraId="5D78415A" w14:textId="77777777" w:rsidR="00C460F7" w:rsidRDefault="00C460F7" w:rsidP="008A0682">
      <w:pPr>
        <w:pStyle w:val="HTMLPreformatted"/>
        <w:rPr>
          <w:color w:val="222222"/>
          <w:sz w:val="18"/>
          <w:szCs w:val="18"/>
        </w:rPr>
      </w:pPr>
      <w:r>
        <w:rPr>
          <w:color w:val="222222"/>
          <w:sz w:val="18"/>
          <w:szCs w:val="18"/>
        </w:rPr>
        <w:br/>
      </w:r>
    </w:p>
    <w:p w14:paraId="696FF3D5"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notaa"/>
          <w:color w:val="808080"/>
          <w:sz w:val="18"/>
          <w:szCs w:val="18"/>
        </w:rPr>
        <w:tab/>
        <w:t>0</w:t>
      </w:r>
    </w:p>
    <w:p w14:paraId="06EA1FEE"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notaa"/>
          <w:color w:val="808080"/>
          <w:sz w:val="18"/>
          <w:szCs w:val="18"/>
        </w:rPr>
        <w:tab/>
        <w:t>0</w:t>
      </w:r>
    </w:p>
    <w:p w14:paraId="5ED79000" w14:textId="77777777" w:rsidR="00C460F7" w:rsidRDefault="00C460F7" w:rsidP="008A0682">
      <w:pPr>
        <w:pStyle w:val="HTMLPreformatted"/>
        <w:rPr>
          <w:color w:val="222222"/>
          <w:sz w:val="18"/>
          <w:szCs w:val="18"/>
        </w:rPr>
      </w:pPr>
      <w:r>
        <w:rPr>
          <w:color w:val="222222"/>
          <w:sz w:val="18"/>
          <w:szCs w:val="18"/>
        </w:rPr>
        <w:t xml:space="preserve">B73         </w:t>
      </w:r>
      <w:r>
        <w:rPr>
          <w:rStyle w:val="m"/>
          <w:color w:val="FF0000"/>
          <w:szCs w:val="18"/>
        </w:rPr>
        <w:t>M</w:t>
      </w:r>
      <w:r>
        <w:rPr>
          <w:rStyle w:val="v"/>
          <w:color w:val="FF0000"/>
          <w:sz w:val="18"/>
          <w:szCs w:val="18"/>
        </w:rPr>
        <w:t>V</w:t>
      </w:r>
      <w:r>
        <w:rPr>
          <w:rStyle w:val="p"/>
          <w:color w:val="FF0000"/>
          <w:sz w:val="18"/>
          <w:szCs w:val="18"/>
        </w:rPr>
        <w:t>P</w:t>
      </w:r>
      <w:r>
        <w:rPr>
          <w:rStyle w:val="a"/>
          <w:color w:val="FF0000"/>
          <w:sz w:val="18"/>
        </w:rPr>
        <w:t>A</w:t>
      </w:r>
      <w:r>
        <w:rPr>
          <w:rStyle w:val="r"/>
          <w:color w:val="FF00FF"/>
          <w:sz w:val="18"/>
        </w:rPr>
        <w:t>R</w:t>
      </w:r>
      <w:r>
        <w:rPr>
          <w:rStyle w:val="n"/>
          <w:color w:val="008000"/>
          <w:sz w:val="18"/>
          <w:szCs w:val="18"/>
        </w:rPr>
        <w:t>N</w:t>
      </w:r>
      <w:r>
        <w:rPr>
          <w:rStyle w:val="l"/>
          <w:color w:val="FF0000"/>
          <w:sz w:val="18"/>
          <w:szCs w:val="18"/>
        </w:rPr>
        <w:t>L</w:t>
      </w:r>
      <w:r>
        <w:rPr>
          <w:rStyle w:val="q"/>
          <w:color w:val="008000"/>
          <w:sz w:val="18"/>
          <w:szCs w:val="18"/>
        </w:rPr>
        <w:t>Q</w:t>
      </w:r>
      <w:r>
        <w:rPr>
          <w:rStyle w:val="p"/>
          <w:color w:val="FF0000"/>
          <w:sz w:val="18"/>
          <w:szCs w:val="18"/>
        </w:rPr>
        <w:t>P</w:t>
      </w:r>
      <w:r>
        <w:rPr>
          <w:rStyle w:val="l"/>
          <w:color w:val="FF0000"/>
          <w:sz w:val="18"/>
          <w:szCs w:val="18"/>
        </w:rPr>
        <w:t>L</w:t>
      </w:r>
      <w:r>
        <w:rPr>
          <w:rStyle w:val="a"/>
          <w:color w:val="FF0000"/>
          <w:sz w:val="18"/>
        </w:rPr>
        <w:t>A</w:t>
      </w:r>
      <w:r>
        <w:rPr>
          <w:rStyle w:val="r"/>
          <w:color w:val="FF00FF"/>
          <w:sz w:val="18"/>
        </w:rPr>
        <w:t>R</w:t>
      </w:r>
      <w:r>
        <w:rPr>
          <w:rStyle w:val="d"/>
          <w:color w:val="0000FF"/>
          <w:sz w:val="18"/>
          <w:szCs w:val="18"/>
        </w:rPr>
        <w:t>D</w:t>
      </w:r>
      <w:r>
        <w:rPr>
          <w:rStyle w:val="a"/>
          <w:color w:val="FF0000"/>
          <w:sz w:val="18"/>
        </w:rPr>
        <w:t>A</w:t>
      </w:r>
      <w:r>
        <w:rPr>
          <w:rStyle w:val="h"/>
          <w:color w:val="008000"/>
          <w:sz w:val="18"/>
          <w:szCs w:val="18"/>
        </w:rPr>
        <w:t>H</w:t>
      </w:r>
      <w:r>
        <w:rPr>
          <w:rStyle w:val="a"/>
          <w:color w:val="FF0000"/>
          <w:sz w:val="18"/>
        </w:rPr>
        <w:t>A</w:t>
      </w:r>
      <w:r>
        <w:rPr>
          <w:rStyle w:val="t"/>
          <w:color w:val="008000"/>
          <w:sz w:val="18"/>
        </w:rPr>
        <w:t>T</w:t>
      </w:r>
      <w:r>
        <w:rPr>
          <w:rStyle w:val="p"/>
          <w:color w:val="FF0000"/>
          <w:sz w:val="18"/>
          <w:szCs w:val="18"/>
        </w:rPr>
        <w:t>P</w:t>
      </w:r>
      <w:r>
        <w:rPr>
          <w:rStyle w:val="c"/>
          <w:color w:val="008000"/>
          <w:sz w:val="18"/>
          <w:szCs w:val="18"/>
        </w:rPr>
        <w:t>C</w:t>
      </w:r>
      <w:r>
        <w:rPr>
          <w:rStyle w:val="a"/>
          <w:color w:val="FF0000"/>
          <w:sz w:val="18"/>
        </w:rPr>
        <w:t>AAAA</w:t>
      </w:r>
      <w:r>
        <w:rPr>
          <w:rStyle w:val="g"/>
          <w:color w:val="008000"/>
          <w:sz w:val="18"/>
          <w:szCs w:val="18"/>
        </w:rPr>
        <w:t>G</w:t>
      </w:r>
      <w:r>
        <w:rPr>
          <w:rStyle w:val="l"/>
          <w:color w:val="FF0000"/>
          <w:sz w:val="18"/>
          <w:szCs w:val="18"/>
        </w:rPr>
        <w:t>L</w:t>
      </w:r>
      <w:r>
        <w:rPr>
          <w:rStyle w:val="g"/>
          <w:color w:val="008000"/>
          <w:sz w:val="18"/>
          <w:szCs w:val="18"/>
        </w:rPr>
        <w:t>G</w:t>
      </w:r>
      <w:r>
        <w:rPr>
          <w:rStyle w:val="v"/>
          <w:color w:val="FF0000"/>
          <w:sz w:val="18"/>
          <w:szCs w:val="18"/>
        </w:rPr>
        <w:t>V</w:t>
      </w:r>
      <w:r>
        <w:rPr>
          <w:rStyle w:val="t"/>
          <w:color w:val="008000"/>
          <w:sz w:val="18"/>
        </w:rPr>
        <w:t>T</w:t>
      </w:r>
      <w:r>
        <w:rPr>
          <w:rStyle w:val="p"/>
          <w:color w:val="FF0000"/>
          <w:sz w:val="18"/>
          <w:szCs w:val="18"/>
        </w:rPr>
        <w:t>P</w:t>
      </w:r>
      <w:r>
        <w:rPr>
          <w:rStyle w:val="t"/>
          <w:color w:val="008000"/>
          <w:sz w:val="18"/>
        </w:rPr>
        <w:t>T</w:t>
      </w:r>
      <w:r>
        <w:rPr>
          <w:rStyle w:val="a"/>
          <w:color w:val="FF0000"/>
          <w:sz w:val="18"/>
        </w:rPr>
        <w:t>A</w:t>
      </w:r>
      <w:r>
        <w:rPr>
          <w:rStyle w:val="p"/>
          <w:color w:val="FF0000"/>
          <w:sz w:val="18"/>
          <w:szCs w:val="18"/>
        </w:rPr>
        <w:t>P</w:t>
      </w:r>
      <w:r>
        <w:rPr>
          <w:rStyle w:val="m"/>
          <w:color w:val="FF0000"/>
          <w:szCs w:val="18"/>
        </w:rPr>
        <w:t>M</w:t>
      </w:r>
      <w:r>
        <w:rPr>
          <w:rStyle w:val="a"/>
          <w:color w:val="FF0000"/>
          <w:sz w:val="18"/>
        </w:rPr>
        <w:t>A</w:t>
      </w:r>
      <w:r>
        <w:rPr>
          <w:rStyle w:val="q"/>
          <w:color w:val="008000"/>
          <w:sz w:val="18"/>
          <w:szCs w:val="18"/>
        </w:rPr>
        <w:t>Q</w:t>
      </w:r>
      <w:r>
        <w:rPr>
          <w:rStyle w:val="e"/>
          <w:color w:val="0000FF"/>
          <w:sz w:val="18"/>
          <w:szCs w:val="18"/>
        </w:rPr>
        <w:t>E</w:t>
      </w:r>
      <w:r>
        <w:rPr>
          <w:rStyle w:val="p"/>
          <w:color w:val="FF0000"/>
          <w:sz w:val="18"/>
          <w:szCs w:val="18"/>
        </w:rPr>
        <w:t>P</w:t>
      </w:r>
      <w:r>
        <w:rPr>
          <w:rStyle w:val="i"/>
          <w:color w:val="FF0000"/>
          <w:sz w:val="18"/>
          <w:szCs w:val="18"/>
        </w:rPr>
        <w:t>I</w:t>
      </w:r>
      <w:r>
        <w:rPr>
          <w:rStyle w:val="d"/>
          <w:color w:val="0000FF"/>
          <w:sz w:val="18"/>
          <w:szCs w:val="18"/>
        </w:rPr>
        <w:t>D</w:t>
      </w:r>
      <w:r>
        <w:rPr>
          <w:rStyle w:val="k"/>
          <w:color w:val="FF00FF"/>
          <w:sz w:val="18"/>
          <w:szCs w:val="18"/>
        </w:rPr>
        <w:t>K</w:t>
      </w:r>
      <w:r>
        <w:rPr>
          <w:rStyle w:val="h"/>
          <w:color w:val="008000"/>
          <w:sz w:val="18"/>
          <w:szCs w:val="18"/>
        </w:rPr>
        <w:t>HH</w:t>
      </w:r>
      <w:r>
        <w:rPr>
          <w:rStyle w:val="s"/>
          <w:color w:val="008000"/>
          <w:sz w:val="18"/>
          <w:szCs w:val="18"/>
        </w:rPr>
        <w:t>S</w:t>
      </w:r>
      <w:r>
        <w:rPr>
          <w:rStyle w:val="e"/>
          <w:color w:val="0000FF"/>
          <w:sz w:val="18"/>
          <w:szCs w:val="18"/>
        </w:rPr>
        <w:t>E</w:t>
      </w:r>
      <w:r>
        <w:rPr>
          <w:rStyle w:val="p"/>
          <w:color w:val="FF0000"/>
          <w:sz w:val="18"/>
          <w:szCs w:val="18"/>
        </w:rPr>
        <w:t>P</w:t>
      </w:r>
      <w:r>
        <w:rPr>
          <w:rStyle w:val="t"/>
          <w:color w:val="008000"/>
          <w:sz w:val="18"/>
        </w:rPr>
        <w:t>T</w:t>
      </w:r>
      <w:r>
        <w:rPr>
          <w:rStyle w:val="k"/>
          <w:color w:val="FF00FF"/>
          <w:sz w:val="18"/>
          <w:szCs w:val="18"/>
        </w:rPr>
        <w:t>K</w:t>
      </w:r>
      <w:r>
        <w:rPr>
          <w:rStyle w:val="p"/>
          <w:color w:val="FF0000"/>
          <w:sz w:val="18"/>
          <w:szCs w:val="18"/>
        </w:rPr>
        <w:t>PPPPP</w:t>
      </w:r>
      <w:r>
        <w:rPr>
          <w:rStyle w:val="q"/>
          <w:color w:val="008000"/>
          <w:sz w:val="18"/>
          <w:szCs w:val="18"/>
        </w:rPr>
        <w:t>Q</w:t>
      </w:r>
      <w:r>
        <w:rPr>
          <w:rStyle w:val="e"/>
          <w:color w:val="0000FF"/>
          <w:sz w:val="18"/>
          <w:szCs w:val="18"/>
        </w:rPr>
        <w:t>E</w:t>
      </w:r>
      <w:r>
        <w:rPr>
          <w:rStyle w:val="r"/>
          <w:color w:val="FF00FF"/>
          <w:sz w:val="18"/>
        </w:rPr>
        <w:t>R</w:t>
      </w:r>
      <w:r>
        <w:rPr>
          <w:rStyle w:val="q"/>
          <w:color w:val="008000"/>
          <w:sz w:val="18"/>
          <w:szCs w:val="18"/>
        </w:rPr>
        <w:t>Q</w:t>
      </w:r>
      <w:r>
        <w:rPr>
          <w:rStyle w:val="a"/>
          <w:color w:val="FF0000"/>
          <w:sz w:val="18"/>
        </w:rPr>
        <w:t>A</w:t>
      </w:r>
      <w:r>
        <w:rPr>
          <w:rStyle w:val="d"/>
          <w:color w:val="0000FF"/>
          <w:sz w:val="18"/>
          <w:szCs w:val="18"/>
        </w:rPr>
        <w:t>D</w:t>
      </w:r>
      <w:r>
        <w:rPr>
          <w:rStyle w:val="q"/>
          <w:color w:val="008000"/>
          <w:sz w:val="18"/>
          <w:szCs w:val="18"/>
        </w:rPr>
        <w:t>Q</w:t>
      </w:r>
      <w:r>
        <w:rPr>
          <w:rStyle w:val="d"/>
          <w:color w:val="0000FF"/>
          <w:sz w:val="18"/>
          <w:szCs w:val="18"/>
        </w:rPr>
        <w:t>D</w:t>
      </w:r>
      <w:r>
        <w:rPr>
          <w:rStyle w:val="notaa"/>
          <w:color w:val="808080"/>
          <w:sz w:val="18"/>
          <w:szCs w:val="18"/>
        </w:rPr>
        <w:tab/>
        <w:t>60</w:t>
      </w:r>
    </w:p>
    <w:p w14:paraId="0EBC4617" w14:textId="77777777" w:rsidR="00C460F7" w:rsidRDefault="00C460F7" w:rsidP="008A0682">
      <w:pPr>
        <w:pStyle w:val="HTMLPreformatted"/>
        <w:rPr>
          <w:color w:val="222222"/>
          <w:sz w:val="18"/>
          <w:szCs w:val="18"/>
        </w:rPr>
      </w:pPr>
      <w:r>
        <w:rPr>
          <w:color w:val="222222"/>
          <w:sz w:val="18"/>
          <w:szCs w:val="18"/>
        </w:rPr>
        <w:t xml:space="preserve">F888        </w:t>
      </w:r>
      <w:r>
        <w:rPr>
          <w:rStyle w:val="m"/>
          <w:color w:val="FF0000"/>
          <w:szCs w:val="18"/>
        </w:rPr>
        <w:t>M</w:t>
      </w:r>
      <w:r>
        <w:rPr>
          <w:rStyle w:val="v"/>
          <w:color w:val="FF0000"/>
          <w:sz w:val="18"/>
          <w:szCs w:val="18"/>
        </w:rPr>
        <w:t>V</w:t>
      </w:r>
      <w:r>
        <w:rPr>
          <w:rStyle w:val="p"/>
          <w:color w:val="FF0000"/>
          <w:sz w:val="18"/>
          <w:szCs w:val="18"/>
        </w:rPr>
        <w:t>P</w:t>
      </w:r>
      <w:r>
        <w:rPr>
          <w:rStyle w:val="a"/>
          <w:color w:val="FF0000"/>
          <w:sz w:val="18"/>
        </w:rPr>
        <w:t>A</w:t>
      </w:r>
      <w:r>
        <w:rPr>
          <w:rStyle w:val="r"/>
          <w:color w:val="FF00FF"/>
          <w:sz w:val="18"/>
        </w:rPr>
        <w:t>R</w:t>
      </w:r>
      <w:r>
        <w:rPr>
          <w:rStyle w:val="n"/>
          <w:color w:val="008000"/>
          <w:sz w:val="18"/>
          <w:szCs w:val="18"/>
        </w:rPr>
        <w:t>N</w:t>
      </w:r>
      <w:r>
        <w:rPr>
          <w:rStyle w:val="l"/>
          <w:color w:val="FF0000"/>
          <w:sz w:val="18"/>
          <w:szCs w:val="18"/>
        </w:rPr>
        <w:t>L</w:t>
      </w:r>
      <w:r>
        <w:rPr>
          <w:rStyle w:val="q"/>
          <w:color w:val="008000"/>
          <w:sz w:val="18"/>
          <w:szCs w:val="18"/>
        </w:rPr>
        <w:t>Q</w:t>
      </w:r>
      <w:r>
        <w:rPr>
          <w:rStyle w:val="p"/>
          <w:color w:val="FF0000"/>
          <w:sz w:val="18"/>
          <w:szCs w:val="18"/>
        </w:rPr>
        <w:t>P</w:t>
      </w:r>
      <w:r>
        <w:rPr>
          <w:rStyle w:val="l"/>
          <w:color w:val="FF0000"/>
          <w:sz w:val="18"/>
          <w:szCs w:val="18"/>
        </w:rPr>
        <w:t>L</w:t>
      </w:r>
      <w:r>
        <w:rPr>
          <w:rStyle w:val="a"/>
          <w:color w:val="FF0000"/>
          <w:sz w:val="18"/>
        </w:rPr>
        <w:t>A</w:t>
      </w:r>
      <w:r>
        <w:rPr>
          <w:rStyle w:val="r"/>
          <w:color w:val="FF00FF"/>
          <w:sz w:val="18"/>
        </w:rPr>
        <w:t>R</w:t>
      </w:r>
      <w:r>
        <w:rPr>
          <w:rStyle w:val="d"/>
          <w:color w:val="0000FF"/>
          <w:sz w:val="18"/>
          <w:szCs w:val="18"/>
        </w:rPr>
        <w:t>D</w:t>
      </w:r>
      <w:r>
        <w:rPr>
          <w:rStyle w:val="a"/>
          <w:color w:val="FF0000"/>
          <w:sz w:val="18"/>
        </w:rPr>
        <w:t>A</w:t>
      </w:r>
      <w:r>
        <w:rPr>
          <w:rStyle w:val="h"/>
          <w:color w:val="008000"/>
          <w:sz w:val="18"/>
          <w:szCs w:val="18"/>
        </w:rPr>
        <w:t>H</w:t>
      </w:r>
      <w:r>
        <w:rPr>
          <w:rStyle w:val="a"/>
          <w:color w:val="FF0000"/>
          <w:sz w:val="18"/>
        </w:rPr>
        <w:t>A</w:t>
      </w:r>
      <w:r>
        <w:rPr>
          <w:rStyle w:val="t"/>
          <w:color w:val="008000"/>
          <w:sz w:val="18"/>
        </w:rPr>
        <w:t>T</w:t>
      </w:r>
      <w:r>
        <w:rPr>
          <w:rStyle w:val="p"/>
          <w:color w:val="FF0000"/>
          <w:sz w:val="18"/>
          <w:szCs w:val="18"/>
        </w:rPr>
        <w:t>P</w:t>
      </w:r>
      <w:r>
        <w:rPr>
          <w:rStyle w:val="c"/>
          <w:color w:val="008000"/>
          <w:sz w:val="18"/>
          <w:szCs w:val="18"/>
        </w:rPr>
        <w:t>C</w:t>
      </w:r>
      <w:r>
        <w:rPr>
          <w:rStyle w:val="a"/>
          <w:color w:val="FF0000"/>
          <w:sz w:val="18"/>
        </w:rPr>
        <w:t>AAAA</w:t>
      </w:r>
      <w:r>
        <w:rPr>
          <w:rStyle w:val="g"/>
          <w:color w:val="008000"/>
          <w:sz w:val="18"/>
          <w:szCs w:val="18"/>
        </w:rPr>
        <w:t>G</w:t>
      </w:r>
      <w:r>
        <w:rPr>
          <w:rStyle w:val="l"/>
          <w:color w:val="FF0000"/>
          <w:sz w:val="18"/>
          <w:szCs w:val="18"/>
        </w:rPr>
        <w:t>L</w:t>
      </w:r>
      <w:r>
        <w:rPr>
          <w:rStyle w:val="g"/>
          <w:color w:val="008000"/>
          <w:sz w:val="18"/>
          <w:szCs w:val="18"/>
        </w:rPr>
        <w:t>G</w:t>
      </w:r>
      <w:r>
        <w:rPr>
          <w:rStyle w:val="v"/>
          <w:color w:val="FF0000"/>
          <w:sz w:val="18"/>
          <w:szCs w:val="18"/>
        </w:rPr>
        <w:t>V</w:t>
      </w:r>
      <w:r>
        <w:rPr>
          <w:rStyle w:val="t"/>
          <w:color w:val="008000"/>
          <w:sz w:val="18"/>
        </w:rPr>
        <w:t>T</w:t>
      </w:r>
      <w:r>
        <w:rPr>
          <w:rStyle w:val="p"/>
          <w:color w:val="FF0000"/>
          <w:sz w:val="18"/>
          <w:szCs w:val="18"/>
        </w:rPr>
        <w:t>P</w:t>
      </w:r>
      <w:r>
        <w:rPr>
          <w:rStyle w:val="t"/>
          <w:color w:val="008000"/>
          <w:sz w:val="18"/>
        </w:rPr>
        <w:t>T</w:t>
      </w:r>
      <w:r>
        <w:rPr>
          <w:rStyle w:val="a"/>
          <w:color w:val="FF0000"/>
          <w:sz w:val="18"/>
        </w:rPr>
        <w:t>A</w:t>
      </w:r>
      <w:r>
        <w:rPr>
          <w:rStyle w:val="p"/>
          <w:color w:val="FF0000"/>
          <w:sz w:val="18"/>
          <w:szCs w:val="18"/>
        </w:rPr>
        <w:t>P</w:t>
      </w:r>
      <w:r>
        <w:rPr>
          <w:rStyle w:val="m"/>
          <w:color w:val="FF0000"/>
          <w:szCs w:val="18"/>
        </w:rPr>
        <w:t>M</w:t>
      </w:r>
      <w:r>
        <w:rPr>
          <w:rStyle w:val="a"/>
          <w:color w:val="FF0000"/>
          <w:sz w:val="18"/>
        </w:rPr>
        <w:t>A</w:t>
      </w:r>
      <w:r>
        <w:rPr>
          <w:rStyle w:val="q"/>
          <w:color w:val="008000"/>
          <w:sz w:val="18"/>
          <w:szCs w:val="18"/>
        </w:rPr>
        <w:t>Q</w:t>
      </w:r>
      <w:r>
        <w:rPr>
          <w:rStyle w:val="e"/>
          <w:color w:val="0000FF"/>
          <w:sz w:val="18"/>
          <w:szCs w:val="18"/>
        </w:rPr>
        <w:t>E</w:t>
      </w:r>
      <w:r>
        <w:rPr>
          <w:rStyle w:val="p"/>
          <w:color w:val="FF0000"/>
          <w:sz w:val="18"/>
          <w:szCs w:val="18"/>
        </w:rPr>
        <w:t>P</w:t>
      </w:r>
      <w:r>
        <w:rPr>
          <w:rStyle w:val="i"/>
          <w:color w:val="FF0000"/>
          <w:sz w:val="18"/>
          <w:szCs w:val="18"/>
        </w:rPr>
        <w:t>I</w:t>
      </w:r>
      <w:r>
        <w:rPr>
          <w:rStyle w:val="d"/>
          <w:color w:val="0000FF"/>
          <w:sz w:val="18"/>
          <w:szCs w:val="18"/>
        </w:rPr>
        <w:t>D</w:t>
      </w:r>
      <w:r>
        <w:rPr>
          <w:rStyle w:val="k"/>
          <w:color w:val="FF00FF"/>
          <w:sz w:val="18"/>
          <w:szCs w:val="18"/>
        </w:rPr>
        <w:t>K</w:t>
      </w:r>
      <w:r>
        <w:rPr>
          <w:rStyle w:val="h"/>
          <w:color w:val="008000"/>
          <w:sz w:val="18"/>
          <w:szCs w:val="18"/>
        </w:rPr>
        <w:t>HH</w:t>
      </w:r>
      <w:r>
        <w:rPr>
          <w:rStyle w:val="s"/>
          <w:color w:val="008000"/>
          <w:sz w:val="18"/>
          <w:szCs w:val="18"/>
        </w:rPr>
        <w:t>S</w:t>
      </w:r>
      <w:r>
        <w:rPr>
          <w:rStyle w:val="e"/>
          <w:color w:val="0000FF"/>
          <w:sz w:val="18"/>
          <w:szCs w:val="18"/>
        </w:rPr>
        <w:t>E</w:t>
      </w:r>
      <w:r>
        <w:rPr>
          <w:rStyle w:val="p"/>
          <w:color w:val="FF0000"/>
          <w:sz w:val="18"/>
          <w:szCs w:val="18"/>
        </w:rPr>
        <w:t>P</w:t>
      </w:r>
      <w:r>
        <w:rPr>
          <w:rStyle w:val="t"/>
          <w:color w:val="008000"/>
          <w:sz w:val="18"/>
        </w:rPr>
        <w:t>T</w:t>
      </w:r>
      <w:r>
        <w:rPr>
          <w:rStyle w:val="k"/>
          <w:color w:val="FF00FF"/>
          <w:sz w:val="18"/>
          <w:szCs w:val="18"/>
        </w:rPr>
        <w:t>K</w:t>
      </w:r>
      <w:r>
        <w:rPr>
          <w:rStyle w:val="p"/>
          <w:color w:val="FF0000"/>
          <w:sz w:val="18"/>
          <w:szCs w:val="18"/>
        </w:rPr>
        <w:t>PPPPP</w:t>
      </w:r>
      <w:r>
        <w:rPr>
          <w:rStyle w:val="q"/>
          <w:color w:val="008000"/>
          <w:sz w:val="18"/>
          <w:szCs w:val="18"/>
        </w:rPr>
        <w:t>Q</w:t>
      </w:r>
      <w:r>
        <w:rPr>
          <w:rStyle w:val="e"/>
          <w:color w:val="0000FF"/>
          <w:sz w:val="18"/>
          <w:szCs w:val="18"/>
        </w:rPr>
        <w:t>E</w:t>
      </w:r>
      <w:r>
        <w:rPr>
          <w:rStyle w:val="r"/>
          <w:color w:val="FF00FF"/>
          <w:sz w:val="18"/>
        </w:rPr>
        <w:t>R</w:t>
      </w:r>
      <w:r>
        <w:rPr>
          <w:rStyle w:val="q"/>
          <w:color w:val="008000"/>
          <w:sz w:val="18"/>
          <w:szCs w:val="18"/>
        </w:rPr>
        <w:t>Q</w:t>
      </w:r>
      <w:r>
        <w:rPr>
          <w:rStyle w:val="a"/>
          <w:color w:val="FF0000"/>
          <w:sz w:val="18"/>
        </w:rPr>
        <w:t>A</w:t>
      </w:r>
      <w:r>
        <w:rPr>
          <w:rStyle w:val="d"/>
          <w:color w:val="0000FF"/>
          <w:sz w:val="18"/>
          <w:szCs w:val="18"/>
        </w:rPr>
        <w:t>D</w:t>
      </w:r>
      <w:r>
        <w:rPr>
          <w:rStyle w:val="q"/>
          <w:color w:val="008000"/>
          <w:sz w:val="18"/>
          <w:szCs w:val="18"/>
        </w:rPr>
        <w:t>Q</w:t>
      </w:r>
      <w:r>
        <w:rPr>
          <w:rStyle w:val="d"/>
          <w:color w:val="0000FF"/>
          <w:sz w:val="18"/>
          <w:szCs w:val="18"/>
        </w:rPr>
        <w:t>D</w:t>
      </w:r>
      <w:r>
        <w:rPr>
          <w:rStyle w:val="notaa"/>
          <w:color w:val="808080"/>
          <w:sz w:val="18"/>
          <w:szCs w:val="18"/>
        </w:rPr>
        <w:tab/>
        <w:t>60</w:t>
      </w:r>
    </w:p>
    <w:p w14:paraId="67D99E05" w14:textId="77777777" w:rsidR="00C460F7" w:rsidRDefault="00C460F7" w:rsidP="008A0682">
      <w:pPr>
        <w:pStyle w:val="HTMLPreformatted"/>
        <w:rPr>
          <w:color w:val="222222"/>
          <w:sz w:val="18"/>
          <w:szCs w:val="18"/>
        </w:rPr>
      </w:pPr>
      <w:r>
        <w:rPr>
          <w:color w:val="222222"/>
          <w:sz w:val="18"/>
          <w:szCs w:val="18"/>
        </w:rPr>
        <w:t xml:space="preserve">Lo1270      </w:t>
      </w:r>
      <w:r>
        <w:rPr>
          <w:rStyle w:val="m"/>
          <w:color w:val="FF0000"/>
          <w:szCs w:val="18"/>
        </w:rPr>
        <w:t>M</w:t>
      </w:r>
      <w:r>
        <w:rPr>
          <w:rStyle w:val="v"/>
          <w:color w:val="FF0000"/>
          <w:sz w:val="18"/>
          <w:szCs w:val="18"/>
        </w:rPr>
        <w:t>V</w:t>
      </w:r>
      <w:r>
        <w:rPr>
          <w:rStyle w:val="p"/>
          <w:color w:val="FF0000"/>
          <w:sz w:val="18"/>
          <w:szCs w:val="18"/>
        </w:rPr>
        <w:t>P</w:t>
      </w:r>
      <w:r>
        <w:rPr>
          <w:rStyle w:val="a"/>
          <w:color w:val="FF0000"/>
          <w:sz w:val="18"/>
        </w:rPr>
        <w:t>A</w:t>
      </w:r>
      <w:r>
        <w:rPr>
          <w:rStyle w:val="r"/>
          <w:color w:val="FF00FF"/>
          <w:sz w:val="18"/>
        </w:rPr>
        <w:t>R</w:t>
      </w:r>
      <w:r>
        <w:rPr>
          <w:rStyle w:val="n"/>
          <w:color w:val="008000"/>
          <w:sz w:val="18"/>
          <w:szCs w:val="18"/>
        </w:rPr>
        <w:t>N</w:t>
      </w:r>
      <w:r>
        <w:rPr>
          <w:rStyle w:val="l"/>
          <w:color w:val="FF0000"/>
          <w:sz w:val="18"/>
          <w:szCs w:val="18"/>
        </w:rPr>
        <w:t>L</w:t>
      </w:r>
      <w:r>
        <w:rPr>
          <w:rStyle w:val="q"/>
          <w:color w:val="008000"/>
          <w:sz w:val="18"/>
          <w:szCs w:val="18"/>
        </w:rPr>
        <w:t>Q</w:t>
      </w:r>
      <w:r>
        <w:rPr>
          <w:rStyle w:val="p"/>
          <w:color w:val="FF0000"/>
          <w:sz w:val="18"/>
          <w:szCs w:val="18"/>
        </w:rPr>
        <w:t>P</w:t>
      </w:r>
      <w:r>
        <w:rPr>
          <w:rStyle w:val="l"/>
          <w:color w:val="FF0000"/>
          <w:sz w:val="18"/>
          <w:szCs w:val="18"/>
        </w:rPr>
        <w:t>L</w:t>
      </w:r>
      <w:r>
        <w:rPr>
          <w:rStyle w:val="a"/>
          <w:color w:val="FF0000"/>
          <w:sz w:val="18"/>
        </w:rPr>
        <w:t>A</w:t>
      </w:r>
      <w:r>
        <w:rPr>
          <w:rStyle w:val="r"/>
          <w:color w:val="FF00FF"/>
          <w:sz w:val="18"/>
        </w:rPr>
        <w:t>R</w:t>
      </w:r>
      <w:r>
        <w:rPr>
          <w:rStyle w:val="d"/>
          <w:color w:val="0000FF"/>
          <w:sz w:val="18"/>
          <w:szCs w:val="18"/>
        </w:rPr>
        <w:t>D</w:t>
      </w:r>
      <w:r>
        <w:rPr>
          <w:rStyle w:val="a"/>
          <w:color w:val="FF0000"/>
          <w:sz w:val="18"/>
        </w:rPr>
        <w:t>A</w:t>
      </w:r>
      <w:r>
        <w:rPr>
          <w:rStyle w:val="h"/>
          <w:color w:val="008000"/>
          <w:sz w:val="18"/>
          <w:szCs w:val="18"/>
        </w:rPr>
        <w:t>H</w:t>
      </w:r>
      <w:r>
        <w:rPr>
          <w:rStyle w:val="a"/>
          <w:color w:val="FF0000"/>
          <w:sz w:val="18"/>
        </w:rPr>
        <w:t>A</w:t>
      </w:r>
      <w:r>
        <w:rPr>
          <w:rStyle w:val="t"/>
          <w:color w:val="008000"/>
          <w:sz w:val="18"/>
        </w:rPr>
        <w:t>T</w:t>
      </w:r>
      <w:r>
        <w:rPr>
          <w:rStyle w:val="p"/>
          <w:color w:val="FF0000"/>
          <w:sz w:val="18"/>
          <w:szCs w:val="18"/>
        </w:rPr>
        <w:t>P</w:t>
      </w:r>
      <w:r>
        <w:rPr>
          <w:rStyle w:val="c"/>
          <w:color w:val="008000"/>
          <w:sz w:val="18"/>
          <w:szCs w:val="18"/>
        </w:rPr>
        <w:t>C</w:t>
      </w:r>
      <w:r>
        <w:rPr>
          <w:rStyle w:val="a"/>
          <w:color w:val="FF0000"/>
          <w:sz w:val="18"/>
        </w:rPr>
        <w:t>AAAA</w:t>
      </w:r>
      <w:r>
        <w:rPr>
          <w:rStyle w:val="g"/>
          <w:color w:val="008000"/>
          <w:sz w:val="18"/>
          <w:szCs w:val="18"/>
        </w:rPr>
        <w:t>G</w:t>
      </w:r>
      <w:r>
        <w:rPr>
          <w:rStyle w:val="l"/>
          <w:color w:val="FF0000"/>
          <w:sz w:val="18"/>
          <w:szCs w:val="18"/>
        </w:rPr>
        <w:t>L</w:t>
      </w:r>
      <w:r>
        <w:rPr>
          <w:rStyle w:val="g"/>
          <w:color w:val="008000"/>
          <w:sz w:val="18"/>
          <w:szCs w:val="18"/>
        </w:rPr>
        <w:t>G</w:t>
      </w:r>
      <w:r>
        <w:rPr>
          <w:rStyle w:val="v"/>
          <w:color w:val="FF0000"/>
          <w:sz w:val="18"/>
          <w:szCs w:val="18"/>
        </w:rPr>
        <w:t>V</w:t>
      </w:r>
      <w:r>
        <w:rPr>
          <w:rStyle w:val="t"/>
          <w:color w:val="008000"/>
          <w:sz w:val="18"/>
        </w:rPr>
        <w:t>T</w:t>
      </w:r>
      <w:r>
        <w:rPr>
          <w:rStyle w:val="p"/>
          <w:color w:val="FF0000"/>
          <w:sz w:val="18"/>
          <w:szCs w:val="18"/>
        </w:rPr>
        <w:t>P</w:t>
      </w:r>
      <w:r>
        <w:rPr>
          <w:rStyle w:val="t"/>
          <w:color w:val="008000"/>
          <w:sz w:val="18"/>
        </w:rPr>
        <w:t>T</w:t>
      </w:r>
      <w:r>
        <w:rPr>
          <w:rStyle w:val="a"/>
          <w:color w:val="FF0000"/>
          <w:sz w:val="18"/>
        </w:rPr>
        <w:t>A</w:t>
      </w:r>
      <w:r>
        <w:rPr>
          <w:rStyle w:val="p"/>
          <w:color w:val="FF0000"/>
          <w:sz w:val="18"/>
          <w:szCs w:val="18"/>
        </w:rPr>
        <w:t>P</w:t>
      </w:r>
      <w:r>
        <w:rPr>
          <w:rStyle w:val="m"/>
          <w:color w:val="FF0000"/>
          <w:szCs w:val="18"/>
        </w:rPr>
        <w:t>M</w:t>
      </w:r>
      <w:r>
        <w:rPr>
          <w:rStyle w:val="a"/>
          <w:color w:val="FF0000"/>
          <w:sz w:val="18"/>
        </w:rPr>
        <w:t>A</w:t>
      </w:r>
      <w:r>
        <w:rPr>
          <w:rStyle w:val="q"/>
          <w:color w:val="008000"/>
          <w:sz w:val="18"/>
          <w:szCs w:val="18"/>
        </w:rPr>
        <w:t>Q</w:t>
      </w:r>
      <w:r>
        <w:rPr>
          <w:rStyle w:val="e"/>
          <w:color w:val="0000FF"/>
          <w:sz w:val="18"/>
          <w:szCs w:val="18"/>
        </w:rPr>
        <w:t>E</w:t>
      </w:r>
      <w:r>
        <w:rPr>
          <w:rStyle w:val="p"/>
          <w:color w:val="FF0000"/>
          <w:sz w:val="18"/>
          <w:szCs w:val="18"/>
        </w:rPr>
        <w:t>P</w:t>
      </w:r>
      <w:r>
        <w:rPr>
          <w:rStyle w:val="i"/>
          <w:color w:val="FF0000"/>
          <w:sz w:val="18"/>
          <w:szCs w:val="18"/>
        </w:rPr>
        <w:t>I</w:t>
      </w:r>
      <w:r>
        <w:rPr>
          <w:rStyle w:val="d"/>
          <w:color w:val="0000FF"/>
          <w:sz w:val="18"/>
          <w:szCs w:val="18"/>
        </w:rPr>
        <w:t>D</w:t>
      </w:r>
      <w:r>
        <w:rPr>
          <w:rStyle w:val="k"/>
          <w:color w:val="FF00FF"/>
          <w:sz w:val="18"/>
          <w:szCs w:val="18"/>
        </w:rPr>
        <w:t>K</w:t>
      </w:r>
      <w:r>
        <w:rPr>
          <w:rStyle w:val="h"/>
          <w:color w:val="008000"/>
          <w:sz w:val="18"/>
          <w:szCs w:val="18"/>
        </w:rPr>
        <w:t>HH</w:t>
      </w:r>
      <w:r>
        <w:rPr>
          <w:rStyle w:val="s"/>
          <w:color w:val="008000"/>
          <w:sz w:val="18"/>
          <w:szCs w:val="18"/>
        </w:rPr>
        <w:t>S</w:t>
      </w:r>
      <w:r>
        <w:rPr>
          <w:rStyle w:val="e"/>
          <w:color w:val="0000FF"/>
          <w:sz w:val="18"/>
          <w:szCs w:val="18"/>
        </w:rPr>
        <w:t>E</w:t>
      </w:r>
      <w:r>
        <w:rPr>
          <w:rStyle w:val="p"/>
          <w:color w:val="FF0000"/>
          <w:sz w:val="18"/>
          <w:szCs w:val="18"/>
        </w:rPr>
        <w:t>P</w:t>
      </w:r>
      <w:r>
        <w:rPr>
          <w:rStyle w:val="t"/>
          <w:color w:val="008000"/>
          <w:sz w:val="18"/>
        </w:rPr>
        <w:t>T</w:t>
      </w:r>
      <w:r>
        <w:rPr>
          <w:rStyle w:val="k"/>
          <w:color w:val="FF00FF"/>
          <w:sz w:val="18"/>
          <w:szCs w:val="18"/>
        </w:rPr>
        <w:t>K</w:t>
      </w:r>
      <w:r>
        <w:rPr>
          <w:rStyle w:val="p"/>
          <w:color w:val="FF0000"/>
          <w:sz w:val="18"/>
          <w:szCs w:val="18"/>
        </w:rPr>
        <w:t>PPPPP</w:t>
      </w:r>
      <w:r>
        <w:rPr>
          <w:rStyle w:val="q"/>
          <w:color w:val="008000"/>
          <w:sz w:val="18"/>
          <w:szCs w:val="18"/>
        </w:rPr>
        <w:t>Q</w:t>
      </w:r>
      <w:r>
        <w:rPr>
          <w:rStyle w:val="e"/>
          <w:color w:val="0000FF"/>
          <w:sz w:val="18"/>
          <w:szCs w:val="18"/>
        </w:rPr>
        <w:t>E</w:t>
      </w:r>
      <w:r>
        <w:rPr>
          <w:rStyle w:val="r"/>
          <w:color w:val="FF00FF"/>
          <w:sz w:val="18"/>
        </w:rPr>
        <w:t>R</w:t>
      </w:r>
      <w:r>
        <w:rPr>
          <w:rStyle w:val="q"/>
          <w:color w:val="008000"/>
          <w:sz w:val="18"/>
          <w:szCs w:val="18"/>
        </w:rPr>
        <w:t>Q</w:t>
      </w:r>
      <w:r>
        <w:rPr>
          <w:rStyle w:val="a"/>
          <w:color w:val="FF0000"/>
          <w:sz w:val="18"/>
        </w:rPr>
        <w:t>A</w:t>
      </w:r>
      <w:r>
        <w:rPr>
          <w:rStyle w:val="d"/>
          <w:color w:val="0000FF"/>
          <w:sz w:val="18"/>
          <w:szCs w:val="18"/>
        </w:rPr>
        <w:t>D</w:t>
      </w:r>
      <w:r>
        <w:rPr>
          <w:rStyle w:val="q"/>
          <w:color w:val="008000"/>
          <w:sz w:val="18"/>
          <w:szCs w:val="18"/>
        </w:rPr>
        <w:t>Q</w:t>
      </w:r>
      <w:r>
        <w:rPr>
          <w:rStyle w:val="d"/>
          <w:color w:val="0000FF"/>
          <w:sz w:val="18"/>
          <w:szCs w:val="18"/>
        </w:rPr>
        <w:t>D</w:t>
      </w:r>
      <w:r>
        <w:rPr>
          <w:rStyle w:val="notaa"/>
          <w:color w:val="808080"/>
          <w:sz w:val="18"/>
          <w:szCs w:val="18"/>
        </w:rPr>
        <w:tab/>
        <w:t>60</w:t>
      </w:r>
    </w:p>
    <w:p w14:paraId="22901277" w14:textId="77777777" w:rsidR="00C460F7" w:rsidRDefault="00C460F7" w:rsidP="008A0682">
      <w:pPr>
        <w:pStyle w:val="HTMLPreformatted"/>
        <w:rPr>
          <w:color w:val="222222"/>
          <w:sz w:val="18"/>
          <w:szCs w:val="18"/>
        </w:rPr>
      </w:pPr>
      <w:r>
        <w:rPr>
          <w:color w:val="222222"/>
          <w:sz w:val="18"/>
          <w:szCs w:val="18"/>
        </w:rPr>
        <w:t xml:space="preserve">                                                                        </w:t>
      </w:r>
    </w:p>
    <w:p w14:paraId="0C21213F" w14:textId="77777777" w:rsidR="00C460F7" w:rsidRDefault="00C460F7" w:rsidP="008A0682">
      <w:pPr>
        <w:pStyle w:val="HTMLPreformatted"/>
        <w:rPr>
          <w:color w:val="222222"/>
          <w:sz w:val="18"/>
          <w:szCs w:val="18"/>
        </w:rPr>
      </w:pPr>
    </w:p>
    <w:p w14:paraId="6E052256"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notaa"/>
          <w:color w:val="808080"/>
          <w:sz w:val="18"/>
          <w:szCs w:val="18"/>
        </w:rPr>
        <w:tab/>
        <w:t>0</w:t>
      </w:r>
    </w:p>
    <w:p w14:paraId="56031CC6"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notaa"/>
          <w:color w:val="808080"/>
          <w:sz w:val="18"/>
          <w:szCs w:val="18"/>
        </w:rPr>
        <w:tab/>
        <w:t>0</w:t>
      </w:r>
    </w:p>
    <w:p w14:paraId="5073C88C" w14:textId="77777777" w:rsidR="00C460F7" w:rsidRDefault="00C460F7" w:rsidP="008A0682">
      <w:pPr>
        <w:pStyle w:val="HTMLPreformatted"/>
        <w:rPr>
          <w:color w:val="222222"/>
          <w:sz w:val="18"/>
          <w:szCs w:val="18"/>
        </w:rPr>
      </w:pPr>
      <w:r>
        <w:rPr>
          <w:color w:val="222222"/>
          <w:sz w:val="18"/>
          <w:szCs w:val="18"/>
        </w:rPr>
        <w:t xml:space="preserve">B73         </w:t>
      </w:r>
      <w:r>
        <w:rPr>
          <w:rStyle w:val="t"/>
          <w:color w:val="008000"/>
          <w:sz w:val="18"/>
        </w:rPr>
        <w:t>T</w:t>
      </w:r>
      <w:r>
        <w:rPr>
          <w:rStyle w:val="r"/>
          <w:color w:val="FF00FF"/>
          <w:sz w:val="18"/>
        </w:rPr>
        <w:t>RR</w:t>
      </w:r>
      <w:r>
        <w:rPr>
          <w:rStyle w:val="h"/>
          <w:color w:val="008000"/>
          <w:sz w:val="18"/>
          <w:szCs w:val="18"/>
        </w:rPr>
        <w:t>H</w:t>
      </w:r>
      <w:r>
        <w:rPr>
          <w:rStyle w:val="a"/>
          <w:color w:val="FF0000"/>
          <w:sz w:val="18"/>
        </w:rPr>
        <w:t>A</w:t>
      </w:r>
      <w:r>
        <w:rPr>
          <w:rStyle w:val="h"/>
          <w:color w:val="008000"/>
          <w:sz w:val="18"/>
          <w:szCs w:val="18"/>
        </w:rPr>
        <w:t>H</w:t>
      </w:r>
      <w:r>
        <w:rPr>
          <w:rStyle w:val="a"/>
          <w:color w:val="FF0000"/>
          <w:sz w:val="18"/>
        </w:rPr>
        <w:t>A</w:t>
      </w:r>
      <w:r>
        <w:rPr>
          <w:rStyle w:val="y"/>
          <w:color w:val="008000"/>
          <w:sz w:val="18"/>
        </w:rPr>
        <w:t>Y</w:t>
      </w:r>
      <w:r>
        <w:rPr>
          <w:rStyle w:val="g"/>
          <w:color w:val="008000"/>
          <w:sz w:val="18"/>
          <w:szCs w:val="18"/>
        </w:rPr>
        <w:t>G</w:t>
      </w:r>
      <w:r>
        <w:rPr>
          <w:rStyle w:val="e"/>
          <w:color w:val="0000FF"/>
          <w:sz w:val="18"/>
          <w:szCs w:val="18"/>
        </w:rPr>
        <w:t>E</w:t>
      </w:r>
      <w:r>
        <w:rPr>
          <w:rStyle w:val="q"/>
          <w:color w:val="008000"/>
          <w:sz w:val="18"/>
          <w:szCs w:val="18"/>
        </w:rPr>
        <w:t>QQQ</w:t>
      </w:r>
      <w:r>
        <w:rPr>
          <w:rStyle w:val="r"/>
          <w:color w:val="FF00FF"/>
          <w:sz w:val="18"/>
        </w:rPr>
        <w:t>R</w:t>
      </w:r>
      <w:r>
        <w:rPr>
          <w:rStyle w:val="t"/>
          <w:color w:val="008000"/>
          <w:sz w:val="18"/>
        </w:rPr>
        <w:t>T</w:t>
      </w:r>
      <w:r>
        <w:rPr>
          <w:rStyle w:val="l"/>
          <w:color w:val="FF0000"/>
          <w:sz w:val="18"/>
          <w:szCs w:val="18"/>
        </w:rPr>
        <w:t>L</w:t>
      </w:r>
      <w:r>
        <w:rPr>
          <w:rStyle w:val="r"/>
          <w:color w:val="FF00FF"/>
          <w:sz w:val="18"/>
        </w:rPr>
        <w:t>R</w:t>
      </w:r>
      <w:r>
        <w:rPr>
          <w:rStyle w:val="p"/>
          <w:color w:val="FF0000"/>
          <w:sz w:val="18"/>
          <w:szCs w:val="18"/>
        </w:rPr>
        <w:t>P</w:t>
      </w:r>
      <w:r>
        <w:rPr>
          <w:rStyle w:val="l"/>
          <w:color w:val="FF0000"/>
          <w:sz w:val="18"/>
          <w:szCs w:val="18"/>
        </w:rPr>
        <w:t>L</w:t>
      </w:r>
      <w:r>
        <w:rPr>
          <w:rStyle w:val="q"/>
          <w:color w:val="008000"/>
          <w:sz w:val="18"/>
          <w:szCs w:val="18"/>
        </w:rPr>
        <w:t>Q</w:t>
      </w:r>
      <w:r>
        <w:rPr>
          <w:rStyle w:val="p"/>
          <w:color w:val="FF0000"/>
          <w:sz w:val="18"/>
          <w:szCs w:val="18"/>
        </w:rPr>
        <w:t>P</w:t>
      </w:r>
      <w:r>
        <w:rPr>
          <w:rStyle w:val="a"/>
          <w:color w:val="FF0000"/>
          <w:sz w:val="18"/>
        </w:rPr>
        <w:t>A</w:t>
      </w:r>
      <w:r>
        <w:rPr>
          <w:rStyle w:val="g"/>
          <w:color w:val="008000"/>
          <w:sz w:val="18"/>
          <w:szCs w:val="18"/>
        </w:rPr>
        <w:t>G</w:t>
      </w:r>
      <w:r>
        <w:rPr>
          <w:rStyle w:val="v"/>
          <w:color w:val="FF0000"/>
          <w:sz w:val="18"/>
          <w:szCs w:val="18"/>
        </w:rPr>
        <w:t>V</w:t>
      </w:r>
      <w:r>
        <w:rPr>
          <w:rStyle w:val="h"/>
          <w:color w:val="008000"/>
          <w:sz w:val="18"/>
          <w:szCs w:val="18"/>
        </w:rPr>
        <w:t>HH</w:t>
      </w:r>
      <w:r>
        <w:rPr>
          <w:rStyle w:val="q"/>
          <w:color w:val="008000"/>
          <w:sz w:val="18"/>
          <w:szCs w:val="18"/>
        </w:rPr>
        <w:t>Q</w:t>
      </w:r>
      <w:r>
        <w:rPr>
          <w:rStyle w:val="e"/>
          <w:color w:val="0000FF"/>
          <w:sz w:val="18"/>
          <w:szCs w:val="18"/>
        </w:rPr>
        <w:t>E</w:t>
      </w:r>
      <w:r>
        <w:rPr>
          <w:rStyle w:val="a"/>
          <w:color w:val="FF0000"/>
          <w:sz w:val="18"/>
        </w:rPr>
        <w:t>AA</w:t>
      </w:r>
      <w:r>
        <w:rPr>
          <w:rStyle w:val="g"/>
          <w:color w:val="008000"/>
          <w:sz w:val="18"/>
          <w:szCs w:val="18"/>
        </w:rPr>
        <w:t>G</w:t>
      </w:r>
      <w:r>
        <w:rPr>
          <w:rStyle w:val="s"/>
          <w:color w:val="008000"/>
          <w:sz w:val="18"/>
          <w:szCs w:val="18"/>
        </w:rPr>
        <w:t>SS</w:t>
      </w:r>
      <w:r>
        <w:rPr>
          <w:rStyle w:val="g"/>
          <w:color w:val="008000"/>
          <w:sz w:val="18"/>
          <w:szCs w:val="18"/>
        </w:rPr>
        <w:t>G</w:t>
      </w:r>
      <w:r>
        <w:rPr>
          <w:rStyle w:val="s"/>
          <w:color w:val="008000"/>
          <w:sz w:val="18"/>
          <w:szCs w:val="18"/>
        </w:rPr>
        <w:t>SSS</w:t>
      </w:r>
      <w:r>
        <w:rPr>
          <w:rStyle w:val="n"/>
          <w:color w:val="008000"/>
          <w:sz w:val="18"/>
          <w:szCs w:val="18"/>
        </w:rPr>
        <w:t>N</w:t>
      </w:r>
      <w:r>
        <w:rPr>
          <w:rStyle w:val="g"/>
          <w:color w:val="008000"/>
          <w:sz w:val="18"/>
          <w:szCs w:val="18"/>
        </w:rPr>
        <w:t>GG</w:t>
      </w:r>
      <w:r>
        <w:rPr>
          <w:rStyle w:val="a"/>
          <w:color w:val="FF0000"/>
          <w:sz w:val="18"/>
        </w:rPr>
        <w:t>A</w:t>
      </w:r>
      <w:r>
        <w:rPr>
          <w:rStyle w:val="g"/>
          <w:color w:val="008000"/>
          <w:sz w:val="18"/>
          <w:szCs w:val="18"/>
        </w:rPr>
        <w:t>G</w:t>
      </w:r>
      <w:r>
        <w:rPr>
          <w:rStyle w:val="d"/>
          <w:color w:val="0000FF"/>
          <w:sz w:val="18"/>
          <w:szCs w:val="18"/>
        </w:rPr>
        <w:t>D</w:t>
      </w:r>
      <w:r>
        <w:rPr>
          <w:rStyle w:val="w"/>
          <w:color w:val="FF0000"/>
          <w:sz w:val="18"/>
          <w:szCs w:val="18"/>
        </w:rPr>
        <w:t>W</w:t>
      </w:r>
      <w:r>
        <w:rPr>
          <w:rStyle w:val="l"/>
          <w:color w:val="FF0000"/>
          <w:sz w:val="18"/>
          <w:szCs w:val="18"/>
        </w:rPr>
        <w:t>L</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s"/>
          <w:color w:val="008000"/>
          <w:sz w:val="18"/>
          <w:szCs w:val="18"/>
        </w:rPr>
        <w:t>S</w:t>
      </w:r>
      <w:r>
        <w:rPr>
          <w:rStyle w:val="p"/>
          <w:color w:val="FF0000"/>
          <w:sz w:val="18"/>
          <w:szCs w:val="18"/>
        </w:rPr>
        <w:t>P</w:t>
      </w:r>
      <w:r>
        <w:rPr>
          <w:rStyle w:val="a"/>
          <w:color w:val="FF0000"/>
          <w:sz w:val="18"/>
        </w:rPr>
        <w:t>A</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g"/>
          <w:color w:val="008000"/>
          <w:sz w:val="18"/>
          <w:szCs w:val="18"/>
        </w:rPr>
        <w:t>GG</w:t>
      </w:r>
      <w:r>
        <w:rPr>
          <w:rStyle w:val="t"/>
          <w:color w:val="008000"/>
          <w:sz w:val="18"/>
        </w:rPr>
        <w:t>T</w:t>
      </w:r>
      <w:r>
        <w:rPr>
          <w:rStyle w:val="q"/>
          <w:color w:val="008000"/>
          <w:sz w:val="18"/>
          <w:szCs w:val="18"/>
        </w:rPr>
        <w:t>Q</w:t>
      </w:r>
      <w:r>
        <w:rPr>
          <w:rStyle w:val="notaa"/>
          <w:color w:val="808080"/>
          <w:sz w:val="18"/>
          <w:szCs w:val="18"/>
        </w:rPr>
        <w:tab/>
        <w:t>120</w:t>
      </w:r>
    </w:p>
    <w:p w14:paraId="04E17CED" w14:textId="77777777" w:rsidR="00C460F7" w:rsidRDefault="00C460F7" w:rsidP="008A0682">
      <w:pPr>
        <w:pStyle w:val="HTMLPreformatted"/>
        <w:rPr>
          <w:color w:val="222222"/>
          <w:sz w:val="18"/>
          <w:szCs w:val="18"/>
        </w:rPr>
      </w:pPr>
      <w:r>
        <w:rPr>
          <w:color w:val="222222"/>
          <w:sz w:val="18"/>
          <w:szCs w:val="18"/>
        </w:rPr>
        <w:t xml:space="preserve">F888        </w:t>
      </w:r>
      <w:r>
        <w:rPr>
          <w:rStyle w:val="t"/>
          <w:color w:val="008000"/>
          <w:sz w:val="18"/>
        </w:rPr>
        <w:t>T</w:t>
      </w:r>
      <w:r>
        <w:rPr>
          <w:rStyle w:val="r"/>
          <w:color w:val="FF00FF"/>
          <w:sz w:val="18"/>
        </w:rPr>
        <w:t>RR</w:t>
      </w:r>
      <w:r>
        <w:rPr>
          <w:rStyle w:val="h"/>
          <w:color w:val="008000"/>
          <w:sz w:val="18"/>
          <w:szCs w:val="18"/>
        </w:rPr>
        <w:t>H</w:t>
      </w:r>
      <w:r>
        <w:rPr>
          <w:rStyle w:val="a"/>
          <w:color w:val="FF0000"/>
          <w:sz w:val="18"/>
        </w:rPr>
        <w:t>A</w:t>
      </w:r>
      <w:r>
        <w:rPr>
          <w:rStyle w:val="h"/>
          <w:color w:val="008000"/>
          <w:sz w:val="18"/>
          <w:szCs w:val="18"/>
        </w:rPr>
        <w:t>H</w:t>
      </w:r>
      <w:r>
        <w:rPr>
          <w:rStyle w:val="a"/>
          <w:color w:val="FF0000"/>
          <w:sz w:val="18"/>
        </w:rPr>
        <w:t>A</w:t>
      </w:r>
      <w:r>
        <w:rPr>
          <w:rStyle w:val="y"/>
          <w:color w:val="008000"/>
          <w:sz w:val="18"/>
        </w:rPr>
        <w:t>Y</w:t>
      </w:r>
      <w:r>
        <w:rPr>
          <w:rStyle w:val="g"/>
          <w:color w:val="008000"/>
          <w:sz w:val="18"/>
          <w:szCs w:val="18"/>
        </w:rPr>
        <w:t>G</w:t>
      </w:r>
      <w:r>
        <w:rPr>
          <w:rStyle w:val="e"/>
          <w:color w:val="0000FF"/>
          <w:sz w:val="18"/>
          <w:szCs w:val="18"/>
        </w:rPr>
        <w:t>E</w:t>
      </w:r>
      <w:r>
        <w:rPr>
          <w:rStyle w:val="q"/>
          <w:color w:val="008000"/>
          <w:sz w:val="18"/>
          <w:szCs w:val="18"/>
        </w:rPr>
        <w:t>QQ</w:t>
      </w:r>
      <w:r>
        <w:rPr>
          <w:rStyle w:val="notaa"/>
          <w:color w:val="808080"/>
          <w:sz w:val="18"/>
          <w:szCs w:val="18"/>
        </w:rPr>
        <w:t>--</w:t>
      </w:r>
      <w:r>
        <w:rPr>
          <w:rStyle w:val="q"/>
          <w:color w:val="008000"/>
          <w:sz w:val="18"/>
          <w:szCs w:val="18"/>
        </w:rPr>
        <w:t>Q</w:t>
      </w:r>
      <w:r>
        <w:rPr>
          <w:rStyle w:val="l"/>
          <w:color w:val="FF0000"/>
          <w:sz w:val="18"/>
          <w:szCs w:val="18"/>
        </w:rPr>
        <w:t>L</w:t>
      </w:r>
      <w:r>
        <w:rPr>
          <w:rStyle w:val="r"/>
          <w:color w:val="FF00FF"/>
          <w:sz w:val="18"/>
        </w:rPr>
        <w:t>R</w:t>
      </w:r>
      <w:r>
        <w:rPr>
          <w:rStyle w:val="p"/>
          <w:color w:val="FF0000"/>
          <w:sz w:val="18"/>
          <w:szCs w:val="18"/>
        </w:rPr>
        <w:t>P</w:t>
      </w:r>
      <w:r>
        <w:rPr>
          <w:rStyle w:val="l"/>
          <w:color w:val="FF0000"/>
          <w:sz w:val="18"/>
          <w:szCs w:val="18"/>
        </w:rPr>
        <w:t>L</w:t>
      </w:r>
      <w:r>
        <w:rPr>
          <w:rStyle w:val="q"/>
          <w:color w:val="008000"/>
          <w:sz w:val="18"/>
          <w:szCs w:val="18"/>
        </w:rPr>
        <w:t>Q</w:t>
      </w:r>
      <w:r>
        <w:rPr>
          <w:rStyle w:val="p"/>
          <w:color w:val="FF0000"/>
          <w:sz w:val="18"/>
          <w:szCs w:val="18"/>
        </w:rPr>
        <w:t>P</w:t>
      </w:r>
      <w:r>
        <w:rPr>
          <w:rStyle w:val="a"/>
          <w:color w:val="FF0000"/>
          <w:sz w:val="18"/>
        </w:rPr>
        <w:t>A</w:t>
      </w:r>
      <w:r>
        <w:rPr>
          <w:rStyle w:val="g"/>
          <w:color w:val="008000"/>
          <w:sz w:val="18"/>
          <w:szCs w:val="18"/>
        </w:rPr>
        <w:t>G</w:t>
      </w:r>
      <w:r>
        <w:rPr>
          <w:rStyle w:val="v"/>
          <w:color w:val="FF0000"/>
          <w:sz w:val="18"/>
          <w:szCs w:val="18"/>
        </w:rPr>
        <w:t>V</w:t>
      </w:r>
      <w:r>
        <w:rPr>
          <w:rStyle w:val="h"/>
          <w:color w:val="008000"/>
          <w:sz w:val="18"/>
          <w:szCs w:val="18"/>
        </w:rPr>
        <w:t>HH</w:t>
      </w:r>
      <w:r>
        <w:rPr>
          <w:rStyle w:val="q"/>
          <w:color w:val="008000"/>
          <w:sz w:val="18"/>
          <w:szCs w:val="18"/>
        </w:rPr>
        <w:t>Q</w:t>
      </w:r>
      <w:r>
        <w:rPr>
          <w:rStyle w:val="e"/>
          <w:color w:val="0000FF"/>
          <w:sz w:val="18"/>
          <w:szCs w:val="18"/>
        </w:rPr>
        <w:t>E</w:t>
      </w:r>
      <w:r>
        <w:rPr>
          <w:rStyle w:val="a"/>
          <w:color w:val="FF0000"/>
          <w:sz w:val="18"/>
        </w:rPr>
        <w:t>AA</w:t>
      </w:r>
      <w:r>
        <w:rPr>
          <w:rStyle w:val="g"/>
          <w:color w:val="008000"/>
          <w:sz w:val="18"/>
          <w:szCs w:val="18"/>
        </w:rPr>
        <w:t>G</w:t>
      </w:r>
      <w:r>
        <w:rPr>
          <w:rStyle w:val="s"/>
          <w:color w:val="008000"/>
          <w:sz w:val="18"/>
          <w:szCs w:val="18"/>
        </w:rPr>
        <w:t>SS</w:t>
      </w:r>
      <w:r>
        <w:rPr>
          <w:rStyle w:val="g"/>
          <w:color w:val="008000"/>
          <w:sz w:val="18"/>
          <w:szCs w:val="18"/>
        </w:rPr>
        <w:t>G</w:t>
      </w:r>
      <w:r>
        <w:rPr>
          <w:rStyle w:val="s"/>
          <w:color w:val="008000"/>
          <w:sz w:val="18"/>
          <w:szCs w:val="18"/>
        </w:rPr>
        <w:t>SSS</w:t>
      </w:r>
      <w:r>
        <w:rPr>
          <w:rStyle w:val="n"/>
          <w:color w:val="008000"/>
          <w:sz w:val="18"/>
          <w:szCs w:val="18"/>
        </w:rPr>
        <w:t>N</w:t>
      </w:r>
      <w:r>
        <w:rPr>
          <w:rStyle w:val="g"/>
          <w:color w:val="008000"/>
          <w:sz w:val="18"/>
          <w:szCs w:val="18"/>
        </w:rPr>
        <w:t>GG</w:t>
      </w:r>
      <w:r>
        <w:rPr>
          <w:rStyle w:val="a"/>
          <w:color w:val="FF0000"/>
          <w:sz w:val="18"/>
        </w:rPr>
        <w:t>A</w:t>
      </w:r>
      <w:r>
        <w:rPr>
          <w:rStyle w:val="g"/>
          <w:color w:val="008000"/>
          <w:sz w:val="18"/>
          <w:szCs w:val="18"/>
        </w:rPr>
        <w:t>G</w:t>
      </w:r>
      <w:r>
        <w:rPr>
          <w:rStyle w:val="d"/>
          <w:color w:val="0000FF"/>
          <w:sz w:val="18"/>
          <w:szCs w:val="18"/>
        </w:rPr>
        <w:t>D</w:t>
      </w:r>
      <w:r>
        <w:rPr>
          <w:rStyle w:val="w"/>
          <w:color w:val="FF0000"/>
          <w:sz w:val="18"/>
          <w:szCs w:val="18"/>
        </w:rPr>
        <w:t>W</w:t>
      </w:r>
      <w:r>
        <w:rPr>
          <w:rStyle w:val="l"/>
          <w:color w:val="FF0000"/>
          <w:sz w:val="18"/>
          <w:szCs w:val="18"/>
        </w:rPr>
        <w:t>L</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s"/>
          <w:color w:val="008000"/>
          <w:sz w:val="18"/>
          <w:szCs w:val="18"/>
        </w:rPr>
        <w:t>S</w:t>
      </w:r>
      <w:r>
        <w:rPr>
          <w:rStyle w:val="p"/>
          <w:color w:val="FF0000"/>
          <w:sz w:val="18"/>
          <w:szCs w:val="18"/>
        </w:rPr>
        <w:t>P</w:t>
      </w:r>
      <w:r>
        <w:rPr>
          <w:rStyle w:val="a"/>
          <w:color w:val="FF0000"/>
          <w:sz w:val="18"/>
        </w:rPr>
        <w:t>A</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g"/>
          <w:color w:val="008000"/>
          <w:sz w:val="18"/>
          <w:szCs w:val="18"/>
        </w:rPr>
        <w:t>GG</w:t>
      </w:r>
      <w:r>
        <w:rPr>
          <w:rStyle w:val="t"/>
          <w:color w:val="008000"/>
          <w:sz w:val="18"/>
        </w:rPr>
        <w:t>T</w:t>
      </w:r>
      <w:r>
        <w:rPr>
          <w:rStyle w:val="q"/>
          <w:color w:val="008000"/>
          <w:sz w:val="18"/>
          <w:szCs w:val="18"/>
        </w:rPr>
        <w:t>Q</w:t>
      </w:r>
      <w:r>
        <w:rPr>
          <w:rStyle w:val="notaa"/>
          <w:color w:val="808080"/>
          <w:sz w:val="18"/>
          <w:szCs w:val="18"/>
        </w:rPr>
        <w:tab/>
        <w:t>118</w:t>
      </w:r>
    </w:p>
    <w:p w14:paraId="5982504F" w14:textId="77777777" w:rsidR="00C460F7" w:rsidRDefault="00C460F7" w:rsidP="008A0682">
      <w:pPr>
        <w:pStyle w:val="HTMLPreformatted"/>
        <w:rPr>
          <w:color w:val="222222"/>
          <w:sz w:val="18"/>
          <w:szCs w:val="18"/>
        </w:rPr>
      </w:pPr>
      <w:r>
        <w:rPr>
          <w:color w:val="222222"/>
          <w:sz w:val="18"/>
          <w:szCs w:val="18"/>
        </w:rPr>
        <w:t xml:space="preserve">Lo1270      </w:t>
      </w:r>
      <w:r>
        <w:rPr>
          <w:rStyle w:val="t"/>
          <w:color w:val="008000"/>
          <w:sz w:val="18"/>
        </w:rPr>
        <w:t>T</w:t>
      </w:r>
      <w:r>
        <w:rPr>
          <w:rStyle w:val="r"/>
          <w:color w:val="FF00FF"/>
          <w:sz w:val="18"/>
        </w:rPr>
        <w:t>RR</w:t>
      </w:r>
      <w:r>
        <w:rPr>
          <w:rStyle w:val="h"/>
          <w:color w:val="008000"/>
          <w:sz w:val="18"/>
          <w:szCs w:val="18"/>
        </w:rPr>
        <w:t>H</w:t>
      </w:r>
      <w:r>
        <w:rPr>
          <w:rStyle w:val="a"/>
          <w:color w:val="FF0000"/>
          <w:sz w:val="18"/>
        </w:rPr>
        <w:t>A</w:t>
      </w:r>
      <w:r>
        <w:rPr>
          <w:rStyle w:val="h"/>
          <w:color w:val="008000"/>
          <w:sz w:val="18"/>
          <w:szCs w:val="18"/>
        </w:rPr>
        <w:t>H</w:t>
      </w:r>
      <w:r>
        <w:rPr>
          <w:rStyle w:val="a"/>
          <w:color w:val="FF0000"/>
          <w:sz w:val="18"/>
        </w:rPr>
        <w:t>A</w:t>
      </w:r>
      <w:r>
        <w:rPr>
          <w:rStyle w:val="y"/>
          <w:color w:val="008000"/>
          <w:sz w:val="18"/>
        </w:rPr>
        <w:t>Y</w:t>
      </w:r>
      <w:r>
        <w:rPr>
          <w:rStyle w:val="g"/>
          <w:color w:val="008000"/>
          <w:sz w:val="18"/>
          <w:szCs w:val="18"/>
        </w:rPr>
        <w:t>G</w:t>
      </w:r>
      <w:r>
        <w:rPr>
          <w:rStyle w:val="e"/>
          <w:color w:val="0000FF"/>
          <w:sz w:val="18"/>
          <w:szCs w:val="18"/>
        </w:rPr>
        <w:t>E</w:t>
      </w:r>
      <w:r>
        <w:rPr>
          <w:rStyle w:val="q"/>
          <w:color w:val="008000"/>
          <w:sz w:val="18"/>
          <w:szCs w:val="18"/>
        </w:rPr>
        <w:t>QQ</w:t>
      </w:r>
      <w:r>
        <w:rPr>
          <w:rStyle w:val="notaa"/>
          <w:color w:val="808080"/>
          <w:sz w:val="18"/>
          <w:szCs w:val="18"/>
        </w:rPr>
        <w:t>--</w:t>
      </w:r>
      <w:r>
        <w:rPr>
          <w:rStyle w:val="q"/>
          <w:color w:val="008000"/>
          <w:sz w:val="18"/>
          <w:szCs w:val="18"/>
        </w:rPr>
        <w:t>Q</w:t>
      </w:r>
      <w:r>
        <w:rPr>
          <w:rStyle w:val="l"/>
          <w:color w:val="FF0000"/>
          <w:sz w:val="18"/>
          <w:szCs w:val="18"/>
        </w:rPr>
        <w:t>L</w:t>
      </w:r>
      <w:r>
        <w:rPr>
          <w:rStyle w:val="r"/>
          <w:color w:val="FF00FF"/>
          <w:sz w:val="18"/>
        </w:rPr>
        <w:t>R</w:t>
      </w:r>
      <w:r>
        <w:rPr>
          <w:rStyle w:val="p"/>
          <w:color w:val="FF0000"/>
          <w:sz w:val="18"/>
          <w:szCs w:val="18"/>
        </w:rPr>
        <w:t>P</w:t>
      </w:r>
      <w:r>
        <w:rPr>
          <w:rStyle w:val="l"/>
          <w:color w:val="FF0000"/>
          <w:sz w:val="18"/>
          <w:szCs w:val="18"/>
        </w:rPr>
        <w:t>L</w:t>
      </w:r>
      <w:r>
        <w:rPr>
          <w:rStyle w:val="q"/>
          <w:color w:val="008000"/>
          <w:sz w:val="18"/>
          <w:szCs w:val="18"/>
        </w:rPr>
        <w:t>Q</w:t>
      </w:r>
      <w:r>
        <w:rPr>
          <w:rStyle w:val="p"/>
          <w:color w:val="FF0000"/>
          <w:sz w:val="18"/>
          <w:szCs w:val="18"/>
        </w:rPr>
        <w:t>P</w:t>
      </w:r>
      <w:r>
        <w:rPr>
          <w:rStyle w:val="a"/>
          <w:color w:val="FF0000"/>
          <w:sz w:val="18"/>
        </w:rPr>
        <w:t>A</w:t>
      </w:r>
      <w:r>
        <w:rPr>
          <w:rStyle w:val="g"/>
          <w:color w:val="008000"/>
          <w:sz w:val="18"/>
          <w:szCs w:val="18"/>
        </w:rPr>
        <w:t>G</w:t>
      </w:r>
      <w:r>
        <w:rPr>
          <w:rStyle w:val="v"/>
          <w:color w:val="FF0000"/>
          <w:sz w:val="18"/>
          <w:szCs w:val="18"/>
        </w:rPr>
        <w:t>V</w:t>
      </w:r>
      <w:r>
        <w:rPr>
          <w:rStyle w:val="h"/>
          <w:color w:val="008000"/>
          <w:sz w:val="18"/>
          <w:szCs w:val="18"/>
        </w:rPr>
        <w:t>HH</w:t>
      </w:r>
      <w:r>
        <w:rPr>
          <w:rStyle w:val="q"/>
          <w:color w:val="008000"/>
          <w:sz w:val="18"/>
          <w:szCs w:val="18"/>
        </w:rPr>
        <w:t>Q</w:t>
      </w:r>
      <w:r>
        <w:rPr>
          <w:rStyle w:val="e"/>
          <w:color w:val="0000FF"/>
          <w:sz w:val="18"/>
          <w:szCs w:val="18"/>
        </w:rPr>
        <w:t>E</w:t>
      </w:r>
      <w:r>
        <w:rPr>
          <w:rStyle w:val="a"/>
          <w:color w:val="FF0000"/>
          <w:sz w:val="18"/>
        </w:rPr>
        <w:t>AA</w:t>
      </w:r>
      <w:r>
        <w:rPr>
          <w:rStyle w:val="g"/>
          <w:color w:val="008000"/>
          <w:sz w:val="18"/>
          <w:szCs w:val="18"/>
        </w:rPr>
        <w:t>G</w:t>
      </w:r>
      <w:r>
        <w:rPr>
          <w:rStyle w:val="s"/>
          <w:color w:val="008000"/>
          <w:sz w:val="18"/>
          <w:szCs w:val="18"/>
        </w:rPr>
        <w:t>SS</w:t>
      </w:r>
      <w:r>
        <w:rPr>
          <w:rStyle w:val="g"/>
          <w:color w:val="008000"/>
          <w:sz w:val="18"/>
          <w:szCs w:val="18"/>
        </w:rPr>
        <w:t>G</w:t>
      </w:r>
      <w:r>
        <w:rPr>
          <w:rStyle w:val="s"/>
          <w:color w:val="008000"/>
          <w:sz w:val="18"/>
          <w:szCs w:val="18"/>
        </w:rPr>
        <w:t>SSS</w:t>
      </w:r>
      <w:r>
        <w:rPr>
          <w:rStyle w:val="n"/>
          <w:color w:val="008000"/>
          <w:sz w:val="18"/>
          <w:szCs w:val="18"/>
        </w:rPr>
        <w:t>N</w:t>
      </w:r>
      <w:r>
        <w:rPr>
          <w:rStyle w:val="g"/>
          <w:color w:val="008000"/>
          <w:sz w:val="18"/>
          <w:szCs w:val="18"/>
        </w:rPr>
        <w:t>GG</w:t>
      </w:r>
      <w:r>
        <w:rPr>
          <w:rStyle w:val="a"/>
          <w:color w:val="FF0000"/>
          <w:sz w:val="18"/>
        </w:rPr>
        <w:t>A</w:t>
      </w:r>
      <w:r>
        <w:rPr>
          <w:rStyle w:val="g"/>
          <w:color w:val="008000"/>
          <w:sz w:val="18"/>
          <w:szCs w:val="18"/>
        </w:rPr>
        <w:t>G</w:t>
      </w:r>
      <w:r>
        <w:rPr>
          <w:rStyle w:val="d"/>
          <w:color w:val="0000FF"/>
          <w:sz w:val="18"/>
          <w:szCs w:val="18"/>
        </w:rPr>
        <w:t>D</w:t>
      </w:r>
      <w:r>
        <w:rPr>
          <w:rStyle w:val="w"/>
          <w:color w:val="FF0000"/>
          <w:sz w:val="18"/>
          <w:szCs w:val="18"/>
        </w:rPr>
        <w:t>W</w:t>
      </w:r>
      <w:r>
        <w:rPr>
          <w:rStyle w:val="l"/>
          <w:color w:val="FF0000"/>
          <w:sz w:val="18"/>
          <w:szCs w:val="18"/>
        </w:rPr>
        <w:t>L</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s"/>
          <w:color w:val="008000"/>
          <w:sz w:val="18"/>
          <w:szCs w:val="18"/>
        </w:rPr>
        <w:t>S</w:t>
      </w:r>
      <w:r>
        <w:rPr>
          <w:rStyle w:val="p"/>
          <w:color w:val="FF0000"/>
          <w:sz w:val="18"/>
          <w:szCs w:val="18"/>
        </w:rPr>
        <w:t>P</w:t>
      </w:r>
      <w:r>
        <w:rPr>
          <w:rStyle w:val="a"/>
          <w:color w:val="FF0000"/>
          <w:sz w:val="18"/>
        </w:rPr>
        <w:t>A</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g"/>
          <w:color w:val="008000"/>
          <w:sz w:val="18"/>
          <w:szCs w:val="18"/>
        </w:rPr>
        <w:t>GG</w:t>
      </w:r>
      <w:r>
        <w:rPr>
          <w:rStyle w:val="t"/>
          <w:color w:val="008000"/>
          <w:sz w:val="18"/>
        </w:rPr>
        <w:t>T</w:t>
      </w:r>
      <w:r>
        <w:rPr>
          <w:rStyle w:val="q"/>
          <w:color w:val="008000"/>
          <w:sz w:val="18"/>
          <w:szCs w:val="18"/>
        </w:rPr>
        <w:t>Q</w:t>
      </w:r>
      <w:r>
        <w:rPr>
          <w:rStyle w:val="notaa"/>
          <w:color w:val="808080"/>
          <w:sz w:val="18"/>
          <w:szCs w:val="18"/>
        </w:rPr>
        <w:tab/>
        <w:t>118</w:t>
      </w:r>
    </w:p>
    <w:p w14:paraId="774FDA16" w14:textId="77777777" w:rsidR="00C460F7" w:rsidRDefault="00C460F7" w:rsidP="008A0682">
      <w:pPr>
        <w:pStyle w:val="HTMLPreformatted"/>
        <w:rPr>
          <w:color w:val="222222"/>
          <w:sz w:val="18"/>
          <w:szCs w:val="18"/>
        </w:rPr>
      </w:pPr>
      <w:r>
        <w:rPr>
          <w:color w:val="222222"/>
          <w:sz w:val="18"/>
          <w:szCs w:val="18"/>
        </w:rPr>
        <w:t xml:space="preserve">                                                                        </w:t>
      </w:r>
    </w:p>
    <w:p w14:paraId="4D6E73B4" w14:textId="77777777" w:rsidR="00C460F7" w:rsidRDefault="00C460F7" w:rsidP="008A0682">
      <w:pPr>
        <w:pStyle w:val="HTMLPreformatted"/>
        <w:rPr>
          <w:color w:val="222222"/>
          <w:sz w:val="18"/>
          <w:szCs w:val="18"/>
        </w:rPr>
      </w:pPr>
    </w:p>
    <w:p w14:paraId="2159A805"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notaa"/>
          <w:color w:val="808080"/>
          <w:sz w:val="18"/>
          <w:szCs w:val="18"/>
        </w:rPr>
        <w:tab/>
        <w:t>0</w:t>
      </w:r>
    </w:p>
    <w:p w14:paraId="078F8350"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notaa"/>
          <w:color w:val="808080"/>
          <w:sz w:val="18"/>
          <w:szCs w:val="18"/>
        </w:rPr>
        <w:tab/>
        <w:t>0</w:t>
      </w:r>
    </w:p>
    <w:p w14:paraId="27AD5015" w14:textId="77777777" w:rsidR="00C460F7" w:rsidRDefault="00C460F7" w:rsidP="008A0682">
      <w:pPr>
        <w:pStyle w:val="HTMLPreformatted"/>
        <w:rPr>
          <w:color w:val="222222"/>
          <w:sz w:val="18"/>
          <w:szCs w:val="18"/>
        </w:rPr>
      </w:pPr>
      <w:r>
        <w:rPr>
          <w:color w:val="222222"/>
          <w:sz w:val="18"/>
          <w:szCs w:val="18"/>
        </w:rPr>
        <w:t xml:space="preserve">B73         </w:t>
      </w:r>
      <w:r>
        <w:rPr>
          <w:rStyle w:val="p"/>
          <w:color w:val="FF0000"/>
          <w:sz w:val="18"/>
          <w:szCs w:val="18"/>
        </w:rPr>
        <w:t>P</w:t>
      </w:r>
      <w:r>
        <w:rPr>
          <w:rStyle w:val="g"/>
          <w:color w:val="008000"/>
          <w:sz w:val="18"/>
          <w:szCs w:val="18"/>
        </w:rPr>
        <w:t>G</w:t>
      </w:r>
      <w:r>
        <w:rPr>
          <w:rStyle w:val="l"/>
          <w:color w:val="FF0000"/>
          <w:sz w:val="18"/>
          <w:szCs w:val="18"/>
        </w:rPr>
        <w:t>L</w:t>
      </w:r>
      <w:r>
        <w:rPr>
          <w:rStyle w:val="v"/>
          <w:color w:val="FF0000"/>
          <w:sz w:val="18"/>
          <w:szCs w:val="18"/>
        </w:rPr>
        <w:t>V</w:t>
      </w:r>
      <w:r>
        <w:rPr>
          <w:rStyle w:val="f"/>
          <w:color w:val="FF0000"/>
          <w:sz w:val="18"/>
          <w:szCs w:val="18"/>
        </w:rPr>
        <w:t>F</w:t>
      </w:r>
      <w:r>
        <w:rPr>
          <w:rStyle w:val="a"/>
          <w:color w:val="FF0000"/>
          <w:sz w:val="18"/>
        </w:rPr>
        <w:t>A</w:t>
      </w:r>
      <w:r>
        <w:rPr>
          <w:rStyle w:val="d"/>
          <w:color w:val="0000FF"/>
          <w:sz w:val="18"/>
          <w:szCs w:val="18"/>
        </w:rPr>
        <w:t>D</w:t>
      </w:r>
      <w:r>
        <w:rPr>
          <w:rStyle w:val="r"/>
          <w:color w:val="FF00FF"/>
          <w:sz w:val="18"/>
        </w:rPr>
        <w:t>R</w:t>
      </w:r>
      <w:r>
        <w:rPr>
          <w:rStyle w:val="a"/>
          <w:color w:val="FF0000"/>
          <w:sz w:val="18"/>
        </w:rPr>
        <w:t>AA</w:t>
      </w:r>
      <w:r>
        <w:rPr>
          <w:rStyle w:val="g"/>
          <w:color w:val="008000"/>
          <w:sz w:val="18"/>
          <w:szCs w:val="18"/>
        </w:rPr>
        <w:t>G</w:t>
      </w:r>
      <w:r>
        <w:rPr>
          <w:rStyle w:val="p"/>
          <w:color w:val="FF0000"/>
          <w:sz w:val="18"/>
          <w:szCs w:val="18"/>
        </w:rPr>
        <w:t>PP</w:t>
      </w:r>
      <w:r>
        <w:rPr>
          <w:rStyle w:val="l"/>
          <w:color w:val="FF0000"/>
          <w:sz w:val="18"/>
          <w:szCs w:val="18"/>
        </w:rPr>
        <w:t>LLL</w:t>
      </w:r>
      <w:r>
        <w:rPr>
          <w:rStyle w:val="s"/>
          <w:color w:val="008000"/>
          <w:sz w:val="18"/>
          <w:szCs w:val="18"/>
        </w:rPr>
        <w:t>SS</w:t>
      </w:r>
      <w:r>
        <w:rPr>
          <w:rStyle w:val="q"/>
          <w:color w:val="008000"/>
          <w:sz w:val="18"/>
          <w:szCs w:val="18"/>
        </w:rPr>
        <w:t>Q</w:t>
      </w:r>
      <w:r>
        <w:rPr>
          <w:rStyle w:val="p"/>
          <w:color w:val="FF0000"/>
          <w:sz w:val="18"/>
          <w:szCs w:val="18"/>
        </w:rPr>
        <w:t>P</w:t>
      </w:r>
      <w:r>
        <w:rPr>
          <w:rStyle w:val="q"/>
          <w:color w:val="008000"/>
          <w:sz w:val="18"/>
          <w:szCs w:val="18"/>
        </w:rPr>
        <w:t>Q</w:t>
      </w:r>
      <w:r>
        <w:rPr>
          <w:rStyle w:val="t"/>
          <w:color w:val="008000"/>
          <w:sz w:val="18"/>
        </w:rPr>
        <w:t>T</w:t>
      </w:r>
      <w:r>
        <w:rPr>
          <w:rStyle w:val="r"/>
          <w:color w:val="FF00FF"/>
          <w:sz w:val="18"/>
        </w:rPr>
        <w:t>R</w:t>
      </w:r>
      <w:r>
        <w:rPr>
          <w:rStyle w:val="t"/>
          <w:color w:val="008000"/>
          <w:sz w:val="18"/>
        </w:rPr>
        <w:t>T</w:t>
      </w:r>
      <w:r>
        <w:rPr>
          <w:rStyle w:val="a"/>
          <w:color w:val="FF0000"/>
          <w:sz w:val="18"/>
        </w:rPr>
        <w:t>A</w:t>
      </w:r>
      <w:r>
        <w:rPr>
          <w:rStyle w:val="s"/>
          <w:color w:val="008000"/>
          <w:sz w:val="18"/>
          <w:szCs w:val="18"/>
        </w:rPr>
        <w:t>S</w:t>
      </w:r>
      <w:r>
        <w:rPr>
          <w:rStyle w:val="e"/>
          <w:color w:val="0000FF"/>
          <w:sz w:val="18"/>
          <w:szCs w:val="18"/>
        </w:rPr>
        <w:t>E</w:t>
      </w:r>
      <w:r>
        <w:rPr>
          <w:rStyle w:val="a"/>
          <w:color w:val="FF0000"/>
          <w:sz w:val="18"/>
        </w:rPr>
        <w:t>A</w:t>
      </w:r>
      <w:r>
        <w:rPr>
          <w:rStyle w:val="l"/>
          <w:color w:val="FF0000"/>
          <w:sz w:val="18"/>
          <w:szCs w:val="18"/>
        </w:rPr>
        <w:t>L</w:t>
      </w:r>
      <w:r>
        <w:rPr>
          <w:rStyle w:val="r"/>
          <w:color w:val="FF00FF"/>
          <w:sz w:val="18"/>
        </w:rPr>
        <w:t>R</w:t>
      </w:r>
      <w:r>
        <w:rPr>
          <w:rStyle w:val="p"/>
          <w:color w:val="FF0000"/>
          <w:sz w:val="18"/>
          <w:szCs w:val="18"/>
        </w:rPr>
        <w:t>P</w:t>
      </w:r>
      <w:r>
        <w:rPr>
          <w:rStyle w:val="g"/>
          <w:color w:val="008000"/>
          <w:sz w:val="18"/>
          <w:szCs w:val="18"/>
        </w:rPr>
        <w:t>G</w:t>
      </w:r>
      <w:r>
        <w:rPr>
          <w:rStyle w:val="m"/>
          <w:color w:val="FF0000"/>
          <w:szCs w:val="18"/>
        </w:rPr>
        <w:t>M</w:t>
      </w:r>
      <w:r>
        <w:rPr>
          <w:rStyle w:val="g"/>
          <w:color w:val="008000"/>
          <w:sz w:val="18"/>
          <w:szCs w:val="18"/>
        </w:rPr>
        <w:t>G</w:t>
      </w:r>
      <w:r>
        <w:rPr>
          <w:rStyle w:val="v"/>
          <w:color w:val="FF0000"/>
          <w:sz w:val="18"/>
          <w:szCs w:val="18"/>
        </w:rPr>
        <w:t>V</w:t>
      </w:r>
      <w:r>
        <w:rPr>
          <w:rStyle w:val="a"/>
          <w:color w:val="FF0000"/>
          <w:sz w:val="18"/>
        </w:rPr>
        <w:t>A</w:t>
      </w:r>
      <w:r>
        <w:rPr>
          <w:rStyle w:val="p"/>
          <w:color w:val="FF0000"/>
          <w:sz w:val="18"/>
          <w:szCs w:val="18"/>
        </w:rPr>
        <w:t>P</w:t>
      </w:r>
      <w:r>
        <w:rPr>
          <w:rStyle w:val="g"/>
          <w:color w:val="008000"/>
          <w:sz w:val="18"/>
          <w:szCs w:val="18"/>
        </w:rPr>
        <w:t>G</w:t>
      </w:r>
      <w:r>
        <w:rPr>
          <w:rStyle w:val="p"/>
          <w:color w:val="FF0000"/>
          <w:sz w:val="18"/>
          <w:szCs w:val="18"/>
        </w:rPr>
        <w:t>P</w:t>
      </w:r>
      <w:r>
        <w:rPr>
          <w:rStyle w:val="f"/>
          <w:color w:val="FF0000"/>
          <w:sz w:val="18"/>
          <w:szCs w:val="18"/>
        </w:rPr>
        <w:t>F</w:t>
      </w:r>
      <w:r>
        <w:rPr>
          <w:rStyle w:val="l"/>
          <w:color w:val="FF0000"/>
          <w:sz w:val="18"/>
          <w:szCs w:val="18"/>
        </w:rPr>
        <w:t>L</w:t>
      </w:r>
      <w:r>
        <w:rPr>
          <w:rStyle w:val="h"/>
          <w:color w:val="008000"/>
          <w:sz w:val="18"/>
          <w:szCs w:val="18"/>
        </w:rPr>
        <w:t>H</w:t>
      </w:r>
      <w:r>
        <w:rPr>
          <w:rStyle w:val="q"/>
          <w:color w:val="008000"/>
          <w:sz w:val="18"/>
          <w:szCs w:val="18"/>
        </w:rPr>
        <w:t>Q</w:t>
      </w:r>
      <w:r>
        <w:rPr>
          <w:rStyle w:val="a"/>
          <w:color w:val="FF0000"/>
          <w:sz w:val="18"/>
        </w:rPr>
        <w:t>AA</w:t>
      </w:r>
      <w:r>
        <w:rPr>
          <w:rStyle w:val="p"/>
          <w:color w:val="FF0000"/>
          <w:sz w:val="18"/>
          <w:szCs w:val="18"/>
        </w:rPr>
        <w:t>P</w:t>
      </w:r>
      <w:r>
        <w:rPr>
          <w:rStyle w:val="g"/>
          <w:color w:val="008000"/>
          <w:sz w:val="18"/>
          <w:szCs w:val="18"/>
        </w:rPr>
        <w:t>G</w:t>
      </w:r>
      <w:r>
        <w:rPr>
          <w:rStyle w:val="i"/>
          <w:color w:val="FF0000"/>
          <w:sz w:val="18"/>
          <w:szCs w:val="18"/>
        </w:rPr>
        <w:t>I</w:t>
      </w:r>
      <w:r>
        <w:rPr>
          <w:rStyle w:val="p"/>
          <w:color w:val="FF0000"/>
          <w:sz w:val="18"/>
          <w:szCs w:val="18"/>
        </w:rPr>
        <w:t>P</w:t>
      </w:r>
      <w:r>
        <w:rPr>
          <w:rStyle w:val="q"/>
          <w:color w:val="008000"/>
          <w:sz w:val="18"/>
          <w:szCs w:val="18"/>
        </w:rPr>
        <w:t>Q</w:t>
      </w:r>
      <w:r>
        <w:rPr>
          <w:rStyle w:val="a"/>
          <w:color w:val="FF0000"/>
          <w:sz w:val="18"/>
        </w:rPr>
        <w:t>A</w:t>
      </w:r>
      <w:r>
        <w:rPr>
          <w:rStyle w:val="s"/>
          <w:color w:val="008000"/>
          <w:sz w:val="18"/>
          <w:szCs w:val="18"/>
        </w:rPr>
        <w:t>S</w:t>
      </w:r>
      <w:r>
        <w:rPr>
          <w:rStyle w:val="i"/>
          <w:color w:val="FF0000"/>
          <w:sz w:val="18"/>
          <w:szCs w:val="18"/>
        </w:rPr>
        <w:t>I</w:t>
      </w:r>
      <w:r>
        <w:rPr>
          <w:rStyle w:val="t"/>
          <w:color w:val="008000"/>
          <w:sz w:val="18"/>
        </w:rPr>
        <w:t>T</w:t>
      </w:r>
      <w:r>
        <w:rPr>
          <w:rStyle w:val="l"/>
          <w:color w:val="FF0000"/>
          <w:sz w:val="18"/>
          <w:szCs w:val="18"/>
        </w:rPr>
        <w:t>L</w:t>
      </w:r>
      <w:r>
        <w:rPr>
          <w:rStyle w:val="p"/>
          <w:color w:val="FF0000"/>
          <w:sz w:val="18"/>
          <w:szCs w:val="18"/>
        </w:rPr>
        <w:t>P</w:t>
      </w:r>
      <w:r>
        <w:rPr>
          <w:rStyle w:val="v"/>
          <w:color w:val="FF0000"/>
          <w:sz w:val="18"/>
          <w:szCs w:val="18"/>
        </w:rPr>
        <w:t>V</w:t>
      </w:r>
      <w:r>
        <w:rPr>
          <w:rStyle w:val="p"/>
          <w:color w:val="FF0000"/>
          <w:sz w:val="18"/>
          <w:szCs w:val="18"/>
        </w:rPr>
        <w:t>P</w:t>
      </w:r>
      <w:r>
        <w:rPr>
          <w:rStyle w:val="r"/>
          <w:color w:val="FF00FF"/>
          <w:sz w:val="18"/>
        </w:rPr>
        <w:t>R</w:t>
      </w:r>
      <w:r>
        <w:rPr>
          <w:rStyle w:val="a"/>
          <w:color w:val="FF0000"/>
          <w:sz w:val="18"/>
        </w:rPr>
        <w:t>A</w:t>
      </w:r>
      <w:r>
        <w:rPr>
          <w:rStyle w:val="notaa"/>
          <w:color w:val="808080"/>
          <w:sz w:val="18"/>
          <w:szCs w:val="18"/>
        </w:rPr>
        <w:tab/>
        <w:t>180</w:t>
      </w:r>
    </w:p>
    <w:p w14:paraId="3EE5FC10" w14:textId="77777777" w:rsidR="00C460F7" w:rsidRDefault="00C460F7" w:rsidP="008A0682">
      <w:pPr>
        <w:pStyle w:val="HTMLPreformatted"/>
        <w:rPr>
          <w:color w:val="222222"/>
          <w:sz w:val="18"/>
          <w:szCs w:val="18"/>
        </w:rPr>
      </w:pPr>
      <w:r>
        <w:rPr>
          <w:color w:val="222222"/>
          <w:sz w:val="18"/>
          <w:szCs w:val="18"/>
        </w:rPr>
        <w:t xml:space="preserve">F888        </w:t>
      </w:r>
      <w:r>
        <w:rPr>
          <w:rStyle w:val="p"/>
          <w:color w:val="FF0000"/>
          <w:sz w:val="18"/>
          <w:szCs w:val="18"/>
        </w:rPr>
        <w:t>P</w:t>
      </w:r>
      <w:r>
        <w:rPr>
          <w:rStyle w:val="g"/>
          <w:color w:val="008000"/>
          <w:sz w:val="18"/>
          <w:szCs w:val="18"/>
        </w:rPr>
        <w:t>G</w:t>
      </w:r>
      <w:r>
        <w:rPr>
          <w:rStyle w:val="l"/>
          <w:color w:val="FF0000"/>
          <w:sz w:val="18"/>
          <w:szCs w:val="18"/>
        </w:rPr>
        <w:t>L</w:t>
      </w:r>
      <w:r>
        <w:rPr>
          <w:rStyle w:val="v"/>
          <w:color w:val="FF0000"/>
          <w:sz w:val="18"/>
          <w:szCs w:val="18"/>
        </w:rPr>
        <w:t>V</w:t>
      </w:r>
      <w:r>
        <w:rPr>
          <w:rStyle w:val="f"/>
          <w:color w:val="FF0000"/>
          <w:sz w:val="18"/>
          <w:szCs w:val="18"/>
        </w:rPr>
        <w:t>F</w:t>
      </w:r>
      <w:r>
        <w:rPr>
          <w:rStyle w:val="a"/>
          <w:color w:val="FF0000"/>
          <w:sz w:val="18"/>
        </w:rPr>
        <w:t>A</w:t>
      </w:r>
      <w:r>
        <w:rPr>
          <w:rStyle w:val="d"/>
          <w:color w:val="0000FF"/>
          <w:sz w:val="18"/>
          <w:szCs w:val="18"/>
        </w:rPr>
        <w:t>D</w:t>
      </w:r>
      <w:r>
        <w:rPr>
          <w:rStyle w:val="r"/>
          <w:color w:val="FF00FF"/>
          <w:sz w:val="18"/>
        </w:rPr>
        <w:t>R</w:t>
      </w:r>
      <w:r>
        <w:rPr>
          <w:rStyle w:val="a"/>
          <w:color w:val="FF0000"/>
          <w:sz w:val="18"/>
        </w:rPr>
        <w:t>AA</w:t>
      </w:r>
      <w:r>
        <w:rPr>
          <w:rStyle w:val="g"/>
          <w:color w:val="008000"/>
          <w:sz w:val="18"/>
          <w:szCs w:val="18"/>
        </w:rPr>
        <w:t>G</w:t>
      </w:r>
      <w:r>
        <w:rPr>
          <w:rStyle w:val="p"/>
          <w:color w:val="FF0000"/>
          <w:sz w:val="18"/>
          <w:szCs w:val="18"/>
        </w:rPr>
        <w:t>PP</w:t>
      </w:r>
      <w:r>
        <w:rPr>
          <w:rStyle w:val="l"/>
          <w:color w:val="FF0000"/>
          <w:sz w:val="18"/>
          <w:szCs w:val="18"/>
        </w:rPr>
        <w:t>LLL</w:t>
      </w:r>
      <w:r>
        <w:rPr>
          <w:rStyle w:val="s"/>
          <w:color w:val="008000"/>
          <w:sz w:val="18"/>
          <w:szCs w:val="18"/>
        </w:rPr>
        <w:t>SS</w:t>
      </w:r>
      <w:r>
        <w:rPr>
          <w:rStyle w:val="q"/>
          <w:color w:val="008000"/>
          <w:sz w:val="18"/>
          <w:szCs w:val="18"/>
        </w:rPr>
        <w:t>Q</w:t>
      </w:r>
      <w:r>
        <w:rPr>
          <w:rStyle w:val="p"/>
          <w:color w:val="FF0000"/>
          <w:sz w:val="18"/>
          <w:szCs w:val="18"/>
        </w:rPr>
        <w:t>P</w:t>
      </w:r>
      <w:r>
        <w:rPr>
          <w:rStyle w:val="q"/>
          <w:color w:val="008000"/>
          <w:sz w:val="18"/>
          <w:szCs w:val="18"/>
        </w:rPr>
        <w:t>Q</w:t>
      </w:r>
      <w:r>
        <w:rPr>
          <w:rStyle w:val="t"/>
          <w:color w:val="008000"/>
          <w:sz w:val="18"/>
        </w:rPr>
        <w:t>T</w:t>
      </w:r>
      <w:r>
        <w:rPr>
          <w:rStyle w:val="r"/>
          <w:color w:val="FF00FF"/>
          <w:sz w:val="18"/>
        </w:rPr>
        <w:t>R</w:t>
      </w:r>
      <w:r>
        <w:rPr>
          <w:rStyle w:val="t"/>
          <w:color w:val="008000"/>
          <w:sz w:val="18"/>
        </w:rPr>
        <w:t>T</w:t>
      </w:r>
      <w:r>
        <w:rPr>
          <w:rStyle w:val="a"/>
          <w:color w:val="FF0000"/>
          <w:sz w:val="18"/>
        </w:rPr>
        <w:t>A</w:t>
      </w:r>
      <w:r>
        <w:rPr>
          <w:rStyle w:val="s"/>
          <w:color w:val="008000"/>
          <w:sz w:val="18"/>
          <w:szCs w:val="18"/>
        </w:rPr>
        <w:t>S</w:t>
      </w:r>
      <w:r>
        <w:rPr>
          <w:rStyle w:val="e"/>
          <w:color w:val="0000FF"/>
          <w:sz w:val="18"/>
          <w:szCs w:val="18"/>
        </w:rPr>
        <w:t>E</w:t>
      </w:r>
      <w:r>
        <w:rPr>
          <w:rStyle w:val="a"/>
          <w:color w:val="FF0000"/>
          <w:sz w:val="18"/>
        </w:rPr>
        <w:t>A</w:t>
      </w:r>
      <w:r>
        <w:rPr>
          <w:rStyle w:val="l"/>
          <w:color w:val="FF0000"/>
          <w:sz w:val="18"/>
          <w:szCs w:val="18"/>
        </w:rPr>
        <w:t>L</w:t>
      </w:r>
      <w:r>
        <w:rPr>
          <w:rStyle w:val="r"/>
          <w:color w:val="FF00FF"/>
          <w:sz w:val="18"/>
        </w:rPr>
        <w:t>R</w:t>
      </w:r>
      <w:r>
        <w:rPr>
          <w:rStyle w:val="p"/>
          <w:color w:val="FF0000"/>
          <w:sz w:val="18"/>
          <w:szCs w:val="18"/>
        </w:rPr>
        <w:t>P</w:t>
      </w:r>
      <w:r>
        <w:rPr>
          <w:rStyle w:val="g"/>
          <w:color w:val="008000"/>
          <w:sz w:val="18"/>
          <w:szCs w:val="18"/>
        </w:rPr>
        <w:t>G</w:t>
      </w:r>
      <w:r>
        <w:rPr>
          <w:rStyle w:val="m"/>
          <w:color w:val="FF0000"/>
          <w:szCs w:val="18"/>
        </w:rPr>
        <w:t>M</w:t>
      </w:r>
      <w:r>
        <w:rPr>
          <w:rStyle w:val="g"/>
          <w:color w:val="008000"/>
          <w:sz w:val="18"/>
          <w:szCs w:val="18"/>
        </w:rPr>
        <w:t>G</w:t>
      </w:r>
      <w:r>
        <w:rPr>
          <w:rStyle w:val="v"/>
          <w:color w:val="FF0000"/>
          <w:sz w:val="18"/>
          <w:szCs w:val="18"/>
        </w:rPr>
        <w:t>V</w:t>
      </w:r>
      <w:r>
        <w:rPr>
          <w:rStyle w:val="a"/>
          <w:color w:val="FF0000"/>
          <w:sz w:val="18"/>
        </w:rPr>
        <w:t>A</w:t>
      </w:r>
      <w:r>
        <w:rPr>
          <w:rStyle w:val="p"/>
          <w:color w:val="FF0000"/>
          <w:sz w:val="18"/>
          <w:szCs w:val="18"/>
        </w:rPr>
        <w:t>P</w:t>
      </w:r>
      <w:r>
        <w:rPr>
          <w:rStyle w:val="g"/>
          <w:color w:val="008000"/>
          <w:sz w:val="18"/>
          <w:szCs w:val="18"/>
        </w:rPr>
        <w:t>G</w:t>
      </w:r>
      <w:r>
        <w:rPr>
          <w:rStyle w:val="p"/>
          <w:color w:val="FF0000"/>
          <w:sz w:val="18"/>
          <w:szCs w:val="18"/>
        </w:rPr>
        <w:t>P</w:t>
      </w:r>
      <w:r>
        <w:rPr>
          <w:rStyle w:val="f"/>
          <w:color w:val="FF0000"/>
          <w:sz w:val="18"/>
          <w:szCs w:val="18"/>
        </w:rPr>
        <w:t>F</w:t>
      </w:r>
      <w:r>
        <w:rPr>
          <w:rStyle w:val="l"/>
          <w:color w:val="FF0000"/>
          <w:sz w:val="18"/>
          <w:szCs w:val="18"/>
        </w:rPr>
        <w:t>L</w:t>
      </w:r>
      <w:r>
        <w:rPr>
          <w:rStyle w:val="h"/>
          <w:color w:val="008000"/>
          <w:sz w:val="18"/>
          <w:szCs w:val="18"/>
        </w:rPr>
        <w:t>H</w:t>
      </w:r>
      <w:r>
        <w:rPr>
          <w:rStyle w:val="q"/>
          <w:color w:val="008000"/>
          <w:sz w:val="18"/>
          <w:szCs w:val="18"/>
        </w:rPr>
        <w:t>Q</w:t>
      </w:r>
      <w:r>
        <w:rPr>
          <w:rStyle w:val="a"/>
          <w:color w:val="FF0000"/>
          <w:sz w:val="18"/>
        </w:rPr>
        <w:t>AA</w:t>
      </w:r>
      <w:r>
        <w:rPr>
          <w:rStyle w:val="p"/>
          <w:color w:val="FF0000"/>
          <w:sz w:val="18"/>
          <w:szCs w:val="18"/>
        </w:rPr>
        <w:t>P</w:t>
      </w:r>
      <w:r>
        <w:rPr>
          <w:rStyle w:val="g"/>
          <w:color w:val="008000"/>
          <w:sz w:val="18"/>
          <w:szCs w:val="18"/>
        </w:rPr>
        <w:t>G</w:t>
      </w:r>
      <w:r>
        <w:rPr>
          <w:rStyle w:val="i"/>
          <w:color w:val="FF0000"/>
          <w:sz w:val="18"/>
          <w:szCs w:val="18"/>
        </w:rPr>
        <w:t>I</w:t>
      </w:r>
      <w:r>
        <w:rPr>
          <w:rStyle w:val="p"/>
          <w:color w:val="FF0000"/>
          <w:sz w:val="18"/>
          <w:szCs w:val="18"/>
        </w:rPr>
        <w:t>P</w:t>
      </w:r>
      <w:r>
        <w:rPr>
          <w:rStyle w:val="q"/>
          <w:color w:val="008000"/>
          <w:sz w:val="18"/>
          <w:szCs w:val="18"/>
        </w:rPr>
        <w:t>Q</w:t>
      </w:r>
      <w:r>
        <w:rPr>
          <w:rStyle w:val="g"/>
          <w:color w:val="008000"/>
          <w:sz w:val="18"/>
          <w:szCs w:val="18"/>
        </w:rPr>
        <w:t>G</w:t>
      </w:r>
      <w:r>
        <w:rPr>
          <w:rStyle w:val="s"/>
          <w:color w:val="008000"/>
          <w:sz w:val="18"/>
          <w:szCs w:val="18"/>
        </w:rPr>
        <w:t>S</w:t>
      </w:r>
      <w:r>
        <w:rPr>
          <w:rStyle w:val="i"/>
          <w:color w:val="FF0000"/>
          <w:sz w:val="18"/>
          <w:szCs w:val="18"/>
        </w:rPr>
        <w:t>I</w:t>
      </w:r>
      <w:r>
        <w:rPr>
          <w:rStyle w:val="t"/>
          <w:color w:val="008000"/>
          <w:sz w:val="18"/>
        </w:rPr>
        <w:t>T</w:t>
      </w:r>
      <w:r>
        <w:rPr>
          <w:rStyle w:val="l"/>
          <w:color w:val="FF0000"/>
          <w:sz w:val="18"/>
          <w:szCs w:val="18"/>
        </w:rPr>
        <w:t>L</w:t>
      </w:r>
      <w:r>
        <w:rPr>
          <w:rStyle w:val="p"/>
          <w:color w:val="FF0000"/>
          <w:sz w:val="18"/>
          <w:szCs w:val="18"/>
        </w:rPr>
        <w:t>P</w:t>
      </w:r>
      <w:r>
        <w:rPr>
          <w:rStyle w:val="v"/>
          <w:color w:val="FF0000"/>
          <w:sz w:val="18"/>
          <w:szCs w:val="18"/>
        </w:rPr>
        <w:t>V</w:t>
      </w:r>
      <w:r>
        <w:rPr>
          <w:rStyle w:val="p"/>
          <w:color w:val="FF0000"/>
          <w:sz w:val="18"/>
          <w:szCs w:val="18"/>
        </w:rPr>
        <w:t>P</w:t>
      </w:r>
      <w:r>
        <w:rPr>
          <w:rStyle w:val="r"/>
          <w:color w:val="FF00FF"/>
          <w:sz w:val="18"/>
        </w:rPr>
        <w:t>R</w:t>
      </w:r>
      <w:r>
        <w:rPr>
          <w:rStyle w:val="a"/>
          <w:color w:val="FF0000"/>
          <w:sz w:val="18"/>
        </w:rPr>
        <w:t>A</w:t>
      </w:r>
      <w:r>
        <w:rPr>
          <w:rStyle w:val="notaa"/>
          <w:color w:val="808080"/>
          <w:sz w:val="18"/>
          <w:szCs w:val="18"/>
        </w:rPr>
        <w:tab/>
        <w:t>178</w:t>
      </w:r>
    </w:p>
    <w:p w14:paraId="1803C1C4" w14:textId="77777777" w:rsidR="00C460F7" w:rsidRDefault="00C460F7" w:rsidP="008A0682">
      <w:pPr>
        <w:pStyle w:val="HTMLPreformatted"/>
        <w:rPr>
          <w:color w:val="222222"/>
          <w:sz w:val="18"/>
          <w:szCs w:val="18"/>
        </w:rPr>
      </w:pPr>
      <w:r>
        <w:rPr>
          <w:color w:val="222222"/>
          <w:sz w:val="18"/>
          <w:szCs w:val="18"/>
        </w:rPr>
        <w:t xml:space="preserve">Lo1270      </w:t>
      </w:r>
      <w:r>
        <w:rPr>
          <w:rStyle w:val="p"/>
          <w:color w:val="FF0000"/>
          <w:sz w:val="18"/>
          <w:szCs w:val="18"/>
        </w:rPr>
        <w:t>P</w:t>
      </w:r>
      <w:r>
        <w:rPr>
          <w:rStyle w:val="g"/>
          <w:color w:val="008000"/>
          <w:sz w:val="18"/>
          <w:szCs w:val="18"/>
        </w:rPr>
        <w:t>G</w:t>
      </w:r>
      <w:r>
        <w:rPr>
          <w:rStyle w:val="l"/>
          <w:color w:val="FF0000"/>
          <w:sz w:val="18"/>
          <w:szCs w:val="18"/>
        </w:rPr>
        <w:t>L</w:t>
      </w:r>
      <w:r>
        <w:rPr>
          <w:rStyle w:val="v"/>
          <w:color w:val="FF0000"/>
          <w:sz w:val="18"/>
          <w:szCs w:val="18"/>
        </w:rPr>
        <w:t>V</w:t>
      </w:r>
      <w:r>
        <w:rPr>
          <w:rStyle w:val="f"/>
          <w:color w:val="FF0000"/>
          <w:sz w:val="18"/>
          <w:szCs w:val="18"/>
        </w:rPr>
        <w:t>F</w:t>
      </w:r>
      <w:r>
        <w:rPr>
          <w:rStyle w:val="a"/>
          <w:color w:val="FF0000"/>
          <w:sz w:val="18"/>
        </w:rPr>
        <w:t>A</w:t>
      </w:r>
      <w:r>
        <w:rPr>
          <w:rStyle w:val="d"/>
          <w:color w:val="0000FF"/>
          <w:sz w:val="18"/>
          <w:szCs w:val="18"/>
        </w:rPr>
        <w:t>D</w:t>
      </w:r>
      <w:r>
        <w:rPr>
          <w:rStyle w:val="r"/>
          <w:color w:val="FF00FF"/>
          <w:sz w:val="18"/>
        </w:rPr>
        <w:t>R</w:t>
      </w:r>
      <w:r>
        <w:rPr>
          <w:rStyle w:val="a"/>
          <w:color w:val="FF0000"/>
          <w:sz w:val="18"/>
        </w:rPr>
        <w:t>AA</w:t>
      </w:r>
      <w:r>
        <w:rPr>
          <w:rStyle w:val="g"/>
          <w:color w:val="008000"/>
          <w:sz w:val="18"/>
          <w:szCs w:val="18"/>
        </w:rPr>
        <w:t>G</w:t>
      </w:r>
      <w:r>
        <w:rPr>
          <w:rStyle w:val="p"/>
          <w:color w:val="FF0000"/>
          <w:sz w:val="18"/>
          <w:szCs w:val="18"/>
        </w:rPr>
        <w:t>PP</w:t>
      </w:r>
      <w:r>
        <w:rPr>
          <w:rStyle w:val="l"/>
          <w:color w:val="FF0000"/>
          <w:sz w:val="18"/>
          <w:szCs w:val="18"/>
        </w:rPr>
        <w:t>LLL</w:t>
      </w:r>
      <w:r>
        <w:rPr>
          <w:rStyle w:val="s"/>
          <w:color w:val="008000"/>
          <w:sz w:val="18"/>
          <w:szCs w:val="18"/>
        </w:rPr>
        <w:t>SS</w:t>
      </w:r>
      <w:r>
        <w:rPr>
          <w:rStyle w:val="q"/>
          <w:color w:val="008000"/>
          <w:sz w:val="18"/>
          <w:szCs w:val="18"/>
        </w:rPr>
        <w:t>Q</w:t>
      </w:r>
      <w:r>
        <w:rPr>
          <w:rStyle w:val="p"/>
          <w:color w:val="FF0000"/>
          <w:sz w:val="18"/>
          <w:szCs w:val="18"/>
        </w:rPr>
        <w:t>P</w:t>
      </w:r>
      <w:r>
        <w:rPr>
          <w:rStyle w:val="q"/>
          <w:color w:val="008000"/>
          <w:sz w:val="18"/>
          <w:szCs w:val="18"/>
        </w:rPr>
        <w:t>Q</w:t>
      </w:r>
      <w:r>
        <w:rPr>
          <w:rStyle w:val="t"/>
          <w:color w:val="008000"/>
          <w:sz w:val="18"/>
        </w:rPr>
        <w:t>T</w:t>
      </w:r>
      <w:r>
        <w:rPr>
          <w:rStyle w:val="r"/>
          <w:color w:val="FF00FF"/>
          <w:sz w:val="18"/>
        </w:rPr>
        <w:t>R</w:t>
      </w:r>
      <w:r>
        <w:rPr>
          <w:rStyle w:val="t"/>
          <w:color w:val="008000"/>
          <w:sz w:val="18"/>
        </w:rPr>
        <w:t>T</w:t>
      </w:r>
      <w:r>
        <w:rPr>
          <w:rStyle w:val="a"/>
          <w:color w:val="FF0000"/>
          <w:sz w:val="18"/>
        </w:rPr>
        <w:t>A</w:t>
      </w:r>
      <w:r>
        <w:rPr>
          <w:rStyle w:val="s"/>
          <w:color w:val="008000"/>
          <w:sz w:val="18"/>
          <w:szCs w:val="18"/>
        </w:rPr>
        <w:t>S</w:t>
      </w:r>
      <w:r>
        <w:rPr>
          <w:rStyle w:val="e"/>
          <w:color w:val="0000FF"/>
          <w:sz w:val="18"/>
          <w:szCs w:val="18"/>
        </w:rPr>
        <w:t>E</w:t>
      </w:r>
      <w:r>
        <w:rPr>
          <w:rStyle w:val="a"/>
          <w:color w:val="FF0000"/>
          <w:sz w:val="18"/>
        </w:rPr>
        <w:t>A</w:t>
      </w:r>
      <w:r>
        <w:rPr>
          <w:rStyle w:val="l"/>
          <w:color w:val="FF0000"/>
          <w:sz w:val="18"/>
          <w:szCs w:val="18"/>
        </w:rPr>
        <w:t>L</w:t>
      </w:r>
      <w:r>
        <w:rPr>
          <w:rStyle w:val="r"/>
          <w:color w:val="FF00FF"/>
          <w:sz w:val="18"/>
        </w:rPr>
        <w:t>R</w:t>
      </w:r>
      <w:r>
        <w:rPr>
          <w:rStyle w:val="p"/>
          <w:color w:val="FF0000"/>
          <w:sz w:val="18"/>
          <w:szCs w:val="18"/>
        </w:rPr>
        <w:t>P</w:t>
      </w:r>
      <w:r>
        <w:rPr>
          <w:rStyle w:val="g"/>
          <w:color w:val="008000"/>
          <w:sz w:val="18"/>
          <w:szCs w:val="18"/>
        </w:rPr>
        <w:t>G</w:t>
      </w:r>
      <w:r>
        <w:rPr>
          <w:rStyle w:val="m"/>
          <w:color w:val="FF0000"/>
          <w:szCs w:val="18"/>
        </w:rPr>
        <w:t>M</w:t>
      </w:r>
      <w:r>
        <w:rPr>
          <w:rStyle w:val="g"/>
          <w:color w:val="008000"/>
          <w:sz w:val="18"/>
          <w:szCs w:val="18"/>
        </w:rPr>
        <w:t>G</w:t>
      </w:r>
      <w:r>
        <w:rPr>
          <w:rStyle w:val="v"/>
          <w:color w:val="FF0000"/>
          <w:sz w:val="18"/>
          <w:szCs w:val="18"/>
        </w:rPr>
        <w:t>V</w:t>
      </w:r>
      <w:r>
        <w:rPr>
          <w:rStyle w:val="a"/>
          <w:color w:val="FF0000"/>
          <w:sz w:val="18"/>
        </w:rPr>
        <w:t>A</w:t>
      </w:r>
      <w:r>
        <w:rPr>
          <w:rStyle w:val="p"/>
          <w:color w:val="FF0000"/>
          <w:sz w:val="18"/>
          <w:szCs w:val="18"/>
        </w:rPr>
        <w:t>P</w:t>
      </w:r>
      <w:r>
        <w:rPr>
          <w:rStyle w:val="g"/>
          <w:color w:val="008000"/>
          <w:sz w:val="18"/>
          <w:szCs w:val="18"/>
        </w:rPr>
        <w:t>G</w:t>
      </w:r>
      <w:r>
        <w:rPr>
          <w:rStyle w:val="p"/>
          <w:color w:val="FF0000"/>
          <w:sz w:val="18"/>
          <w:szCs w:val="18"/>
        </w:rPr>
        <w:t>P</w:t>
      </w:r>
      <w:r>
        <w:rPr>
          <w:rStyle w:val="f"/>
          <w:color w:val="FF0000"/>
          <w:sz w:val="18"/>
          <w:szCs w:val="18"/>
        </w:rPr>
        <w:t>F</w:t>
      </w:r>
      <w:r>
        <w:rPr>
          <w:rStyle w:val="l"/>
          <w:color w:val="FF0000"/>
          <w:sz w:val="18"/>
          <w:szCs w:val="18"/>
        </w:rPr>
        <w:t>L</w:t>
      </w:r>
      <w:r>
        <w:rPr>
          <w:rStyle w:val="h"/>
          <w:color w:val="008000"/>
          <w:sz w:val="18"/>
          <w:szCs w:val="18"/>
        </w:rPr>
        <w:t>H</w:t>
      </w:r>
      <w:r>
        <w:rPr>
          <w:rStyle w:val="q"/>
          <w:color w:val="008000"/>
          <w:sz w:val="18"/>
          <w:szCs w:val="18"/>
        </w:rPr>
        <w:t>Q</w:t>
      </w:r>
      <w:r>
        <w:rPr>
          <w:rStyle w:val="a"/>
          <w:color w:val="FF0000"/>
          <w:sz w:val="18"/>
        </w:rPr>
        <w:t>AA</w:t>
      </w:r>
      <w:r>
        <w:rPr>
          <w:rStyle w:val="p"/>
          <w:color w:val="FF0000"/>
          <w:sz w:val="18"/>
          <w:szCs w:val="18"/>
        </w:rPr>
        <w:t>P</w:t>
      </w:r>
      <w:r>
        <w:rPr>
          <w:rStyle w:val="g"/>
          <w:color w:val="008000"/>
          <w:sz w:val="18"/>
          <w:szCs w:val="18"/>
        </w:rPr>
        <w:t>G</w:t>
      </w:r>
      <w:r>
        <w:rPr>
          <w:rStyle w:val="i"/>
          <w:color w:val="FF0000"/>
          <w:sz w:val="18"/>
          <w:szCs w:val="18"/>
        </w:rPr>
        <w:t>I</w:t>
      </w:r>
      <w:r>
        <w:rPr>
          <w:rStyle w:val="p"/>
          <w:color w:val="FF0000"/>
          <w:sz w:val="18"/>
          <w:szCs w:val="18"/>
        </w:rPr>
        <w:t>P</w:t>
      </w:r>
      <w:r>
        <w:rPr>
          <w:rStyle w:val="q"/>
          <w:color w:val="008000"/>
          <w:sz w:val="18"/>
          <w:szCs w:val="18"/>
        </w:rPr>
        <w:t>Q</w:t>
      </w:r>
      <w:r>
        <w:rPr>
          <w:rStyle w:val="g"/>
          <w:color w:val="008000"/>
          <w:sz w:val="18"/>
          <w:szCs w:val="18"/>
        </w:rPr>
        <w:t>G</w:t>
      </w:r>
      <w:r>
        <w:rPr>
          <w:rStyle w:val="s"/>
          <w:color w:val="008000"/>
          <w:sz w:val="18"/>
          <w:szCs w:val="18"/>
        </w:rPr>
        <w:t>S</w:t>
      </w:r>
      <w:r>
        <w:rPr>
          <w:rStyle w:val="i"/>
          <w:color w:val="FF0000"/>
          <w:sz w:val="18"/>
          <w:szCs w:val="18"/>
        </w:rPr>
        <w:t>I</w:t>
      </w:r>
      <w:r>
        <w:rPr>
          <w:rStyle w:val="t"/>
          <w:color w:val="008000"/>
          <w:sz w:val="18"/>
        </w:rPr>
        <w:t>T</w:t>
      </w:r>
      <w:r>
        <w:rPr>
          <w:rStyle w:val="l"/>
          <w:color w:val="FF0000"/>
          <w:sz w:val="18"/>
          <w:szCs w:val="18"/>
        </w:rPr>
        <w:t>L</w:t>
      </w:r>
      <w:r>
        <w:rPr>
          <w:rStyle w:val="p"/>
          <w:color w:val="FF0000"/>
          <w:sz w:val="18"/>
          <w:szCs w:val="18"/>
        </w:rPr>
        <w:t>P</w:t>
      </w:r>
      <w:r>
        <w:rPr>
          <w:rStyle w:val="v"/>
          <w:color w:val="FF0000"/>
          <w:sz w:val="18"/>
          <w:szCs w:val="18"/>
        </w:rPr>
        <w:t>V</w:t>
      </w:r>
      <w:r>
        <w:rPr>
          <w:rStyle w:val="p"/>
          <w:color w:val="FF0000"/>
          <w:sz w:val="18"/>
          <w:szCs w:val="18"/>
        </w:rPr>
        <w:t>P</w:t>
      </w:r>
      <w:r>
        <w:rPr>
          <w:rStyle w:val="r"/>
          <w:color w:val="FF00FF"/>
          <w:sz w:val="18"/>
        </w:rPr>
        <w:t>R</w:t>
      </w:r>
      <w:r>
        <w:rPr>
          <w:rStyle w:val="a"/>
          <w:color w:val="FF0000"/>
          <w:sz w:val="18"/>
        </w:rPr>
        <w:t>A</w:t>
      </w:r>
      <w:r>
        <w:rPr>
          <w:rStyle w:val="notaa"/>
          <w:color w:val="808080"/>
          <w:sz w:val="18"/>
          <w:szCs w:val="18"/>
        </w:rPr>
        <w:tab/>
        <w:t>178</w:t>
      </w:r>
    </w:p>
    <w:p w14:paraId="632D2869" w14:textId="77777777" w:rsidR="00C460F7" w:rsidRDefault="00C460F7" w:rsidP="008A0682">
      <w:pPr>
        <w:pStyle w:val="HTMLPreformatted"/>
        <w:rPr>
          <w:color w:val="222222"/>
          <w:sz w:val="18"/>
          <w:szCs w:val="18"/>
        </w:rPr>
      </w:pPr>
      <w:r>
        <w:rPr>
          <w:color w:val="222222"/>
          <w:sz w:val="18"/>
          <w:szCs w:val="18"/>
        </w:rPr>
        <w:t xml:space="preserve">                                                                        </w:t>
      </w:r>
    </w:p>
    <w:p w14:paraId="5674246D" w14:textId="77777777" w:rsidR="00C460F7" w:rsidRDefault="00C460F7" w:rsidP="008A0682">
      <w:pPr>
        <w:pStyle w:val="HTMLPreformatted"/>
        <w:rPr>
          <w:color w:val="222222"/>
          <w:sz w:val="18"/>
          <w:szCs w:val="18"/>
        </w:rPr>
      </w:pPr>
    </w:p>
    <w:p w14:paraId="40A65319"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m"/>
          <w:color w:val="FF0000"/>
          <w:szCs w:val="18"/>
        </w:rPr>
        <w:t>M</w:t>
      </w:r>
      <w:r>
        <w:rPr>
          <w:rStyle w:val="s"/>
          <w:color w:val="008000"/>
          <w:sz w:val="18"/>
          <w:szCs w:val="18"/>
        </w:rPr>
        <w:t>S</w:t>
      </w:r>
      <w:r>
        <w:rPr>
          <w:rStyle w:val="g"/>
          <w:color w:val="008000"/>
          <w:sz w:val="18"/>
          <w:szCs w:val="18"/>
        </w:rPr>
        <w:t>G</w:t>
      </w:r>
      <w:r>
        <w:rPr>
          <w:rStyle w:val="t"/>
          <w:color w:val="008000"/>
          <w:sz w:val="18"/>
        </w:rPr>
        <w:t>T</w:t>
      </w:r>
      <w:r>
        <w:rPr>
          <w:rStyle w:val="a"/>
          <w:color w:val="FF0000"/>
          <w:sz w:val="18"/>
        </w:rPr>
        <w:t>A</w:t>
      </w:r>
      <w:r>
        <w:rPr>
          <w:rStyle w:val="s"/>
          <w:color w:val="008000"/>
          <w:sz w:val="18"/>
          <w:szCs w:val="18"/>
        </w:rPr>
        <w:t>S</w:t>
      </w:r>
      <w:r>
        <w:rPr>
          <w:rStyle w:val="g"/>
          <w:color w:val="008000"/>
          <w:sz w:val="18"/>
          <w:szCs w:val="18"/>
        </w:rPr>
        <w:t>G</w:t>
      </w:r>
      <w:r>
        <w:rPr>
          <w:rStyle w:val="a"/>
          <w:color w:val="FF0000"/>
          <w:sz w:val="18"/>
        </w:rPr>
        <w:t>A</w:t>
      </w:r>
      <w:r>
        <w:rPr>
          <w:rStyle w:val="r"/>
          <w:color w:val="FF00FF"/>
          <w:sz w:val="18"/>
        </w:rPr>
        <w:t>R</w:t>
      </w:r>
      <w:r>
        <w:rPr>
          <w:rStyle w:val="a"/>
          <w:color w:val="FF0000"/>
          <w:sz w:val="18"/>
        </w:rPr>
        <w:t>A</w:t>
      </w:r>
      <w:r>
        <w:rPr>
          <w:rStyle w:val="notaa"/>
          <w:color w:val="808080"/>
          <w:sz w:val="18"/>
          <w:szCs w:val="18"/>
        </w:rPr>
        <w:t>--</w:t>
      </w:r>
      <w:r>
        <w:rPr>
          <w:rStyle w:val="t"/>
          <w:color w:val="008000"/>
          <w:sz w:val="18"/>
        </w:rPr>
        <w:t>T</w:t>
      </w:r>
      <w:r>
        <w:rPr>
          <w:rStyle w:val="l"/>
          <w:color w:val="FF0000"/>
          <w:sz w:val="18"/>
          <w:szCs w:val="18"/>
        </w:rPr>
        <w:t>LL</w:t>
      </w:r>
      <w:r>
        <w:rPr>
          <w:rStyle w:val="p"/>
          <w:color w:val="FF0000"/>
          <w:sz w:val="18"/>
          <w:szCs w:val="18"/>
        </w:rPr>
        <w:t>PP</w:t>
      </w:r>
      <w:r>
        <w:rPr>
          <w:rStyle w:val="r"/>
          <w:color w:val="FF00FF"/>
          <w:sz w:val="18"/>
        </w:rPr>
        <w:t>RRR</w:t>
      </w:r>
      <w:r>
        <w:rPr>
          <w:rStyle w:val="w"/>
          <w:color w:val="FF0000"/>
          <w:sz w:val="18"/>
          <w:szCs w:val="18"/>
        </w:rPr>
        <w:t>W</w:t>
      </w:r>
      <w:r>
        <w:rPr>
          <w:rStyle w:val="c"/>
          <w:color w:val="008000"/>
          <w:sz w:val="18"/>
          <w:szCs w:val="18"/>
        </w:rPr>
        <w:t>C</w:t>
      </w:r>
      <w:r>
        <w:rPr>
          <w:rStyle w:val="r"/>
          <w:color w:val="FF00FF"/>
          <w:sz w:val="18"/>
        </w:rPr>
        <w:t>R</w:t>
      </w:r>
      <w:r>
        <w:rPr>
          <w:rStyle w:val="t"/>
          <w:color w:val="008000"/>
          <w:sz w:val="18"/>
        </w:rPr>
        <w:t>T</w:t>
      </w:r>
      <w:r>
        <w:rPr>
          <w:rStyle w:val="c"/>
          <w:color w:val="008000"/>
          <w:sz w:val="18"/>
          <w:szCs w:val="18"/>
        </w:rPr>
        <w:t>C</w:t>
      </w:r>
      <w:r>
        <w:rPr>
          <w:rStyle w:val="q"/>
          <w:color w:val="008000"/>
          <w:sz w:val="18"/>
          <w:szCs w:val="18"/>
        </w:rPr>
        <w:t>QQ</w:t>
      </w:r>
      <w:r>
        <w:rPr>
          <w:rStyle w:val="l"/>
          <w:color w:val="FF0000"/>
          <w:sz w:val="18"/>
          <w:szCs w:val="18"/>
        </w:rPr>
        <w:t>L</w:t>
      </w:r>
      <w:r>
        <w:rPr>
          <w:rStyle w:val="t"/>
          <w:color w:val="008000"/>
          <w:sz w:val="18"/>
        </w:rPr>
        <w:t>TTTT</w:t>
      </w:r>
      <w:r>
        <w:rPr>
          <w:rStyle w:val="s"/>
          <w:color w:val="008000"/>
          <w:sz w:val="18"/>
          <w:szCs w:val="18"/>
        </w:rPr>
        <w:t>S</w:t>
      </w:r>
      <w:r>
        <w:rPr>
          <w:rStyle w:val="w"/>
          <w:color w:val="FF0000"/>
          <w:sz w:val="18"/>
          <w:szCs w:val="18"/>
        </w:rPr>
        <w:t>W</w:t>
      </w:r>
      <w:r>
        <w:rPr>
          <w:rStyle w:val="notaa"/>
          <w:color w:val="808080"/>
          <w:sz w:val="18"/>
          <w:szCs w:val="18"/>
        </w:rPr>
        <w:tab/>
        <w:t>32</w:t>
      </w:r>
    </w:p>
    <w:p w14:paraId="47CEB655" w14:textId="77777777" w:rsidR="00C460F7" w:rsidRDefault="00C460F7" w:rsidP="008A0682">
      <w:pPr>
        <w:pStyle w:val="HTMLPreformatted"/>
        <w:rPr>
          <w:color w:val="222222"/>
          <w:sz w:val="18"/>
          <w:szCs w:val="18"/>
        </w:rPr>
      </w:pPr>
      <w:r>
        <w:rPr>
          <w:color w:val="222222"/>
          <w:sz w:val="18"/>
          <w:szCs w:val="18"/>
        </w:rPr>
        <w:t xml:space="preserve">Lo1056      </w:t>
      </w:r>
      <w:r>
        <w:rPr>
          <w:rStyle w:val="notaa"/>
          <w:color w:val="808080"/>
          <w:sz w:val="18"/>
          <w:szCs w:val="18"/>
        </w:rPr>
        <w:t>--------------------------</w:t>
      </w:r>
      <w:r>
        <w:rPr>
          <w:rStyle w:val="m"/>
          <w:color w:val="FF0000"/>
          <w:szCs w:val="18"/>
        </w:rPr>
        <w:t>M</w:t>
      </w:r>
      <w:r>
        <w:rPr>
          <w:rStyle w:val="s"/>
          <w:color w:val="008000"/>
          <w:sz w:val="18"/>
          <w:szCs w:val="18"/>
        </w:rPr>
        <w:t>S</w:t>
      </w:r>
      <w:r>
        <w:rPr>
          <w:rStyle w:val="g"/>
          <w:color w:val="008000"/>
          <w:sz w:val="18"/>
          <w:szCs w:val="18"/>
        </w:rPr>
        <w:t>G</w:t>
      </w:r>
      <w:r>
        <w:rPr>
          <w:rStyle w:val="t"/>
          <w:color w:val="008000"/>
          <w:sz w:val="18"/>
        </w:rPr>
        <w:t>T</w:t>
      </w:r>
      <w:r>
        <w:rPr>
          <w:rStyle w:val="a"/>
          <w:color w:val="FF0000"/>
          <w:sz w:val="18"/>
        </w:rPr>
        <w:t>A</w:t>
      </w:r>
      <w:r>
        <w:rPr>
          <w:rStyle w:val="s"/>
          <w:color w:val="008000"/>
          <w:sz w:val="18"/>
          <w:szCs w:val="18"/>
        </w:rPr>
        <w:t>S</w:t>
      </w:r>
      <w:r>
        <w:rPr>
          <w:rStyle w:val="g"/>
          <w:color w:val="008000"/>
          <w:sz w:val="18"/>
          <w:szCs w:val="18"/>
        </w:rPr>
        <w:t>G</w:t>
      </w:r>
      <w:r>
        <w:rPr>
          <w:rStyle w:val="a"/>
          <w:color w:val="FF0000"/>
          <w:sz w:val="18"/>
        </w:rPr>
        <w:t>A</w:t>
      </w:r>
      <w:r>
        <w:rPr>
          <w:rStyle w:val="r"/>
          <w:color w:val="FF00FF"/>
          <w:sz w:val="18"/>
        </w:rPr>
        <w:t>R</w:t>
      </w:r>
      <w:r>
        <w:rPr>
          <w:rStyle w:val="a"/>
          <w:color w:val="FF0000"/>
          <w:sz w:val="18"/>
        </w:rPr>
        <w:t>A</w:t>
      </w:r>
      <w:r>
        <w:rPr>
          <w:rStyle w:val="notaa"/>
          <w:color w:val="808080"/>
          <w:sz w:val="18"/>
          <w:szCs w:val="18"/>
        </w:rPr>
        <w:t>--</w:t>
      </w:r>
      <w:r>
        <w:rPr>
          <w:rStyle w:val="t"/>
          <w:color w:val="008000"/>
          <w:sz w:val="18"/>
        </w:rPr>
        <w:t>T</w:t>
      </w:r>
      <w:r>
        <w:rPr>
          <w:rStyle w:val="l"/>
          <w:color w:val="FF0000"/>
          <w:sz w:val="18"/>
          <w:szCs w:val="18"/>
        </w:rPr>
        <w:t>LL</w:t>
      </w:r>
      <w:r>
        <w:rPr>
          <w:rStyle w:val="p"/>
          <w:color w:val="FF0000"/>
          <w:sz w:val="18"/>
          <w:szCs w:val="18"/>
        </w:rPr>
        <w:t>PP</w:t>
      </w:r>
      <w:r>
        <w:rPr>
          <w:rStyle w:val="r"/>
          <w:color w:val="FF00FF"/>
          <w:sz w:val="18"/>
        </w:rPr>
        <w:t>RRR</w:t>
      </w:r>
      <w:r>
        <w:rPr>
          <w:rStyle w:val="w"/>
          <w:color w:val="FF0000"/>
          <w:sz w:val="18"/>
          <w:szCs w:val="18"/>
        </w:rPr>
        <w:t>W</w:t>
      </w:r>
      <w:r>
        <w:rPr>
          <w:rStyle w:val="c"/>
          <w:color w:val="008000"/>
          <w:sz w:val="18"/>
          <w:szCs w:val="18"/>
        </w:rPr>
        <w:t>C</w:t>
      </w:r>
      <w:r>
        <w:rPr>
          <w:rStyle w:val="r"/>
          <w:color w:val="FF00FF"/>
          <w:sz w:val="18"/>
        </w:rPr>
        <w:t>R</w:t>
      </w:r>
      <w:r>
        <w:rPr>
          <w:rStyle w:val="t"/>
          <w:color w:val="008000"/>
          <w:sz w:val="18"/>
        </w:rPr>
        <w:t>T</w:t>
      </w:r>
      <w:r>
        <w:rPr>
          <w:rStyle w:val="c"/>
          <w:color w:val="008000"/>
          <w:sz w:val="18"/>
          <w:szCs w:val="18"/>
        </w:rPr>
        <w:t>C</w:t>
      </w:r>
      <w:r>
        <w:rPr>
          <w:rStyle w:val="q"/>
          <w:color w:val="008000"/>
          <w:sz w:val="18"/>
          <w:szCs w:val="18"/>
        </w:rPr>
        <w:t>QQ</w:t>
      </w:r>
      <w:r>
        <w:rPr>
          <w:rStyle w:val="l"/>
          <w:color w:val="FF0000"/>
          <w:sz w:val="18"/>
          <w:szCs w:val="18"/>
        </w:rPr>
        <w:t>L</w:t>
      </w:r>
      <w:r>
        <w:rPr>
          <w:rStyle w:val="t"/>
          <w:color w:val="008000"/>
          <w:sz w:val="18"/>
        </w:rPr>
        <w:t>TTTT</w:t>
      </w:r>
      <w:r>
        <w:rPr>
          <w:rStyle w:val="s"/>
          <w:color w:val="008000"/>
          <w:sz w:val="18"/>
          <w:szCs w:val="18"/>
        </w:rPr>
        <w:t>S</w:t>
      </w:r>
      <w:r>
        <w:rPr>
          <w:rStyle w:val="w"/>
          <w:color w:val="FF0000"/>
          <w:sz w:val="18"/>
          <w:szCs w:val="18"/>
        </w:rPr>
        <w:t>W</w:t>
      </w:r>
      <w:r>
        <w:rPr>
          <w:rStyle w:val="notaa"/>
          <w:color w:val="808080"/>
          <w:sz w:val="18"/>
          <w:szCs w:val="18"/>
        </w:rPr>
        <w:tab/>
        <w:t>32</w:t>
      </w:r>
    </w:p>
    <w:p w14:paraId="6035A2F5" w14:textId="77777777" w:rsidR="00C460F7" w:rsidRDefault="00C460F7" w:rsidP="008A0682">
      <w:pPr>
        <w:pStyle w:val="HTMLPreformatted"/>
        <w:rPr>
          <w:color w:val="222222"/>
          <w:sz w:val="18"/>
          <w:szCs w:val="18"/>
        </w:rPr>
      </w:pPr>
      <w:r>
        <w:rPr>
          <w:color w:val="222222"/>
          <w:sz w:val="18"/>
          <w:szCs w:val="18"/>
        </w:rPr>
        <w:t xml:space="preserve">B73         </w:t>
      </w:r>
      <w:r>
        <w:rPr>
          <w:rStyle w:val="g"/>
          <w:color w:val="008000"/>
          <w:sz w:val="18"/>
          <w:szCs w:val="18"/>
        </w:rPr>
        <w:t>G</w:t>
      </w:r>
      <w:r>
        <w:rPr>
          <w:rStyle w:val="p"/>
          <w:color w:val="FF0000"/>
          <w:sz w:val="18"/>
          <w:szCs w:val="18"/>
        </w:rPr>
        <w:t>PP</w:t>
      </w:r>
      <w:r>
        <w:rPr>
          <w:rStyle w:val="w"/>
          <w:color w:val="FF0000"/>
          <w:sz w:val="18"/>
          <w:szCs w:val="18"/>
        </w:rPr>
        <w:t>W</w:t>
      </w:r>
      <w:r>
        <w:rPr>
          <w:rStyle w:val="l"/>
          <w:color w:val="FF0000"/>
          <w:sz w:val="18"/>
          <w:szCs w:val="18"/>
        </w:rPr>
        <w:t>L</w:t>
      </w:r>
      <w:r>
        <w:rPr>
          <w:rStyle w:val="p"/>
          <w:color w:val="FF0000"/>
          <w:sz w:val="18"/>
          <w:szCs w:val="18"/>
        </w:rPr>
        <w:t>PP</w:t>
      </w:r>
      <w:r>
        <w:rPr>
          <w:rStyle w:val="w"/>
          <w:color w:val="FF0000"/>
          <w:sz w:val="18"/>
          <w:szCs w:val="18"/>
        </w:rPr>
        <w:t>W</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v"/>
          <w:color w:val="FF0000"/>
          <w:sz w:val="18"/>
          <w:szCs w:val="18"/>
        </w:rPr>
        <w:t>V</w:t>
      </w:r>
      <w:r>
        <w:rPr>
          <w:rStyle w:val="a"/>
          <w:color w:val="FF0000"/>
          <w:sz w:val="18"/>
        </w:rPr>
        <w:t>A</w:t>
      </w:r>
      <w:r>
        <w:rPr>
          <w:rStyle w:val="p"/>
          <w:color w:val="FF0000"/>
          <w:sz w:val="18"/>
          <w:szCs w:val="18"/>
        </w:rPr>
        <w:t>PP</w:t>
      </w:r>
      <w:r>
        <w:rPr>
          <w:rStyle w:val="l"/>
          <w:color w:val="FF0000"/>
          <w:sz w:val="18"/>
          <w:szCs w:val="18"/>
        </w:rPr>
        <w:t>L</w:t>
      </w:r>
      <w:r>
        <w:rPr>
          <w:rStyle w:val="v"/>
          <w:color w:val="FF0000"/>
          <w:sz w:val="18"/>
          <w:szCs w:val="18"/>
        </w:rPr>
        <w:t>V</w:t>
      </w:r>
      <w:r>
        <w:rPr>
          <w:rStyle w:val="p"/>
          <w:color w:val="FF0000"/>
          <w:sz w:val="18"/>
          <w:szCs w:val="18"/>
        </w:rPr>
        <w:t>P</w:t>
      </w:r>
      <w:r>
        <w:rPr>
          <w:rStyle w:val="f"/>
          <w:color w:val="FF0000"/>
          <w:sz w:val="18"/>
          <w:szCs w:val="18"/>
        </w:rPr>
        <w:t>F</w:t>
      </w:r>
      <w:r>
        <w:rPr>
          <w:rStyle w:val="g"/>
          <w:color w:val="008000"/>
          <w:sz w:val="18"/>
          <w:szCs w:val="18"/>
        </w:rPr>
        <w:t>G</w:t>
      </w:r>
      <w:r>
        <w:rPr>
          <w:rStyle w:val="n"/>
          <w:color w:val="008000"/>
          <w:sz w:val="18"/>
          <w:szCs w:val="18"/>
        </w:rPr>
        <w:t>N</w:t>
      </w:r>
      <w:r>
        <w:rPr>
          <w:rStyle w:val="r"/>
          <w:color w:val="FF00FF"/>
          <w:sz w:val="18"/>
        </w:rPr>
        <w:t>R</w:t>
      </w:r>
      <w:r>
        <w:rPr>
          <w:rStyle w:val="a"/>
          <w:color w:val="FF0000"/>
          <w:sz w:val="18"/>
        </w:rPr>
        <w:t>A</w:t>
      </w:r>
      <w:r>
        <w:rPr>
          <w:rStyle w:val="f"/>
          <w:color w:val="FF0000"/>
          <w:sz w:val="18"/>
          <w:szCs w:val="18"/>
        </w:rPr>
        <w:t>F</w:t>
      </w:r>
      <w:r>
        <w:rPr>
          <w:rStyle w:val="y"/>
          <w:color w:val="008000"/>
          <w:sz w:val="18"/>
        </w:rPr>
        <w:t>Y</w:t>
      </w:r>
      <w:r>
        <w:rPr>
          <w:rStyle w:val="t"/>
          <w:color w:val="008000"/>
          <w:sz w:val="18"/>
        </w:rPr>
        <w:t>T</w:t>
      </w:r>
      <w:r>
        <w:rPr>
          <w:rStyle w:val="p"/>
          <w:color w:val="FF0000"/>
          <w:sz w:val="18"/>
          <w:szCs w:val="18"/>
        </w:rPr>
        <w:t>P</w:t>
      </w:r>
      <w:r>
        <w:rPr>
          <w:rStyle w:val="g"/>
          <w:color w:val="008000"/>
          <w:sz w:val="18"/>
          <w:szCs w:val="18"/>
        </w:rPr>
        <w:t>G</w:t>
      </w:r>
      <w:r>
        <w:rPr>
          <w:rStyle w:val="a"/>
          <w:color w:val="FF0000"/>
          <w:sz w:val="18"/>
        </w:rPr>
        <w:t>AA</w:t>
      </w:r>
      <w:r>
        <w:rPr>
          <w:rStyle w:val="s"/>
          <w:color w:val="008000"/>
          <w:sz w:val="18"/>
          <w:szCs w:val="18"/>
        </w:rPr>
        <w:t>S</w:t>
      </w:r>
      <w:r>
        <w:rPr>
          <w:rStyle w:val="g"/>
          <w:color w:val="008000"/>
          <w:sz w:val="18"/>
          <w:szCs w:val="18"/>
        </w:rPr>
        <w:t>G</w:t>
      </w:r>
      <w:r>
        <w:rPr>
          <w:rStyle w:val="l"/>
          <w:color w:val="FF0000"/>
          <w:sz w:val="18"/>
          <w:szCs w:val="18"/>
        </w:rPr>
        <w:t>L</w:t>
      </w:r>
      <w:r>
        <w:rPr>
          <w:rStyle w:val="d"/>
          <w:color w:val="0000FF"/>
          <w:sz w:val="18"/>
          <w:szCs w:val="18"/>
        </w:rPr>
        <w:t>D</w:t>
      </w:r>
      <w:r>
        <w:rPr>
          <w:rStyle w:val="a"/>
          <w:color w:val="FF0000"/>
          <w:sz w:val="18"/>
        </w:rPr>
        <w:t>A</w:t>
      </w:r>
      <w:r>
        <w:rPr>
          <w:rStyle w:val="i"/>
          <w:color w:val="FF0000"/>
          <w:sz w:val="18"/>
          <w:szCs w:val="18"/>
        </w:rPr>
        <w:t>I</w:t>
      </w:r>
      <w:r>
        <w:rPr>
          <w:rStyle w:val="r"/>
          <w:color w:val="FF00FF"/>
          <w:sz w:val="18"/>
        </w:rPr>
        <w:t>R</w:t>
      </w:r>
      <w:r>
        <w:rPr>
          <w:rStyle w:val="v"/>
          <w:color w:val="FF0000"/>
          <w:sz w:val="18"/>
          <w:szCs w:val="18"/>
        </w:rPr>
        <w:t>VV</w:t>
      </w:r>
      <w:r>
        <w:rPr>
          <w:rStyle w:val="l"/>
          <w:color w:val="FF0000"/>
          <w:sz w:val="18"/>
          <w:szCs w:val="18"/>
        </w:rPr>
        <w:t>L</w:t>
      </w:r>
      <w:r>
        <w:rPr>
          <w:rStyle w:val="p"/>
          <w:color w:val="FF0000"/>
          <w:sz w:val="18"/>
          <w:szCs w:val="18"/>
        </w:rPr>
        <w:t>PP</w:t>
      </w:r>
      <w:r>
        <w:rPr>
          <w:rStyle w:val="s"/>
          <w:color w:val="008000"/>
          <w:sz w:val="18"/>
          <w:szCs w:val="18"/>
        </w:rPr>
        <w:t>S</w:t>
      </w:r>
      <w:r>
        <w:rPr>
          <w:rStyle w:val="notaa"/>
          <w:color w:val="808080"/>
          <w:sz w:val="18"/>
          <w:szCs w:val="18"/>
        </w:rPr>
        <w:t>----------</w:t>
      </w:r>
      <w:r>
        <w:rPr>
          <w:rStyle w:val="a"/>
          <w:color w:val="FF0000"/>
          <w:sz w:val="18"/>
        </w:rPr>
        <w:t>A</w:t>
      </w:r>
      <w:r>
        <w:rPr>
          <w:rStyle w:val="v"/>
          <w:color w:val="FF0000"/>
          <w:sz w:val="18"/>
          <w:szCs w:val="18"/>
        </w:rPr>
        <w:t>V</w:t>
      </w:r>
      <w:r>
        <w:rPr>
          <w:rStyle w:val="a"/>
          <w:color w:val="FF0000"/>
          <w:sz w:val="18"/>
        </w:rPr>
        <w:t>A</w:t>
      </w:r>
      <w:r>
        <w:rPr>
          <w:rStyle w:val="g"/>
          <w:color w:val="008000"/>
          <w:sz w:val="18"/>
          <w:szCs w:val="18"/>
        </w:rPr>
        <w:t>G</w:t>
      </w:r>
      <w:r>
        <w:rPr>
          <w:rStyle w:val="v"/>
          <w:color w:val="FF0000"/>
          <w:sz w:val="18"/>
          <w:szCs w:val="18"/>
        </w:rPr>
        <w:t>V</w:t>
      </w:r>
      <w:r>
        <w:rPr>
          <w:rStyle w:val="w"/>
          <w:color w:val="FF0000"/>
          <w:sz w:val="18"/>
          <w:szCs w:val="18"/>
        </w:rPr>
        <w:t>W</w:t>
      </w:r>
      <w:r>
        <w:rPr>
          <w:rStyle w:val="notaa"/>
          <w:color w:val="808080"/>
          <w:sz w:val="18"/>
          <w:szCs w:val="18"/>
        </w:rPr>
        <w:tab/>
        <w:t>230</w:t>
      </w:r>
    </w:p>
    <w:p w14:paraId="04B9872B" w14:textId="77777777" w:rsidR="00C460F7" w:rsidRDefault="00C460F7" w:rsidP="008A0682">
      <w:pPr>
        <w:pStyle w:val="HTMLPreformatted"/>
        <w:rPr>
          <w:color w:val="222222"/>
          <w:sz w:val="18"/>
          <w:szCs w:val="18"/>
        </w:rPr>
      </w:pPr>
      <w:r>
        <w:rPr>
          <w:color w:val="222222"/>
          <w:sz w:val="18"/>
          <w:szCs w:val="18"/>
        </w:rPr>
        <w:t xml:space="preserve">F888        </w:t>
      </w:r>
      <w:r>
        <w:rPr>
          <w:rStyle w:val="g"/>
          <w:color w:val="008000"/>
          <w:sz w:val="18"/>
          <w:szCs w:val="18"/>
        </w:rPr>
        <w:t>G</w:t>
      </w:r>
      <w:r>
        <w:rPr>
          <w:rStyle w:val="p"/>
          <w:color w:val="FF0000"/>
          <w:sz w:val="18"/>
          <w:szCs w:val="18"/>
        </w:rPr>
        <w:t>PP</w:t>
      </w:r>
      <w:r>
        <w:rPr>
          <w:rStyle w:val="w"/>
          <w:color w:val="FF0000"/>
          <w:sz w:val="18"/>
          <w:szCs w:val="18"/>
        </w:rPr>
        <w:t>W</w:t>
      </w:r>
      <w:r>
        <w:rPr>
          <w:rStyle w:val="l"/>
          <w:color w:val="FF0000"/>
          <w:sz w:val="18"/>
          <w:szCs w:val="18"/>
        </w:rPr>
        <w:t>L</w:t>
      </w:r>
      <w:r>
        <w:rPr>
          <w:rStyle w:val="p"/>
          <w:color w:val="FF0000"/>
          <w:sz w:val="18"/>
          <w:szCs w:val="18"/>
        </w:rPr>
        <w:t>PP</w:t>
      </w:r>
      <w:r>
        <w:rPr>
          <w:rStyle w:val="w"/>
          <w:color w:val="FF0000"/>
          <w:sz w:val="18"/>
          <w:szCs w:val="18"/>
        </w:rPr>
        <w:t>W</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v"/>
          <w:color w:val="FF0000"/>
          <w:sz w:val="18"/>
          <w:szCs w:val="18"/>
        </w:rPr>
        <w:t>V</w:t>
      </w:r>
      <w:r>
        <w:rPr>
          <w:rStyle w:val="a"/>
          <w:color w:val="FF0000"/>
          <w:sz w:val="18"/>
        </w:rPr>
        <w:t>A</w:t>
      </w:r>
      <w:r>
        <w:rPr>
          <w:rStyle w:val="p"/>
          <w:color w:val="FF0000"/>
          <w:sz w:val="18"/>
          <w:szCs w:val="18"/>
        </w:rPr>
        <w:t>PP</w:t>
      </w:r>
      <w:r>
        <w:rPr>
          <w:rStyle w:val="l"/>
          <w:color w:val="FF0000"/>
          <w:sz w:val="18"/>
          <w:szCs w:val="18"/>
        </w:rPr>
        <w:t>L</w:t>
      </w:r>
      <w:r>
        <w:rPr>
          <w:rStyle w:val="v"/>
          <w:color w:val="FF0000"/>
          <w:sz w:val="18"/>
          <w:szCs w:val="18"/>
        </w:rPr>
        <w:t>V</w:t>
      </w:r>
      <w:r>
        <w:rPr>
          <w:rStyle w:val="p"/>
          <w:color w:val="FF0000"/>
          <w:sz w:val="18"/>
          <w:szCs w:val="18"/>
        </w:rPr>
        <w:t>P</w:t>
      </w:r>
      <w:r>
        <w:rPr>
          <w:rStyle w:val="f"/>
          <w:color w:val="FF0000"/>
          <w:sz w:val="18"/>
          <w:szCs w:val="18"/>
        </w:rPr>
        <w:t>F</w:t>
      </w:r>
      <w:r>
        <w:rPr>
          <w:rStyle w:val="g"/>
          <w:color w:val="008000"/>
          <w:sz w:val="18"/>
          <w:szCs w:val="18"/>
        </w:rPr>
        <w:t>G</w:t>
      </w:r>
      <w:r>
        <w:rPr>
          <w:rStyle w:val="h"/>
          <w:color w:val="008000"/>
          <w:sz w:val="18"/>
          <w:szCs w:val="18"/>
        </w:rPr>
        <w:t>H</w:t>
      </w:r>
      <w:r>
        <w:rPr>
          <w:rStyle w:val="r"/>
          <w:color w:val="FF00FF"/>
          <w:sz w:val="18"/>
        </w:rPr>
        <w:t>R</w:t>
      </w:r>
      <w:r>
        <w:rPr>
          <w:rStyle w:val="a"/>
          <w:color w:val="FF0000"/>
          <w:sz w:val="18"/>
        </w:rPr>
        <w:t>A</w:t>
      </w:r>
      <w:r>
        <w:rPr>
          <w:rStyle w:val="f"/>
          <w:color w:val="FF0000"/>
          <w:sz w:val="18"/>
          <w:szCs w:val="18"/>
        </w:rPr>
        <w:t>F</w:t>
      </w:r>
      <w:r>
        <w:rPr>
          <w:rStyle w:val="y"/>
          <w:color w:val="008000"/>
          <w:sz w:val="18"/>
        </w:rPr>
        <w:t>Y</w:t>
      </w:r>
      <w:r>
        <w:rPr>
          <w:rStyle w:val="t"/>
          <w:color w:val="008000"/>
          <w:sz w:val="18"/>
        </w:rPr>
        <w:t>T</w:t>
      </w:r>
      <w:r>
        <w:rPr>
          <w:rStyle w:val="p"/>
          <w:color w:val="FF0000"/>
          <w:sz w:val="18"/>
          <w:szCs w:val="18"/>
        </w:rPr>
        <w:t>P</w:t>
      </w:r>
      <w:r>
        <w:rPr>
          <w:rStyle w:val="g"/>
          <w:color w:val="008000"/>
          <w:sz w:val="18"/>
          <w:szCs w:val="18"/>
        </w:rPr>
        <w:t>G</w:t>
      </w:r>
      <w:r>
        <w:rPr>
          <w:rStyle w:val="a"/>
          <w:color w:val="FF0000"/>
          <w:sz w:val="18"/>
        </w:rPr>
        <w:t>AA</w:t>
      </w:r>
      <w:r>
        <w:rPr>
          <w:rStyle w:val="s"/>
          <w:color w:val="008000"/>
          <w:sz w:val="18"/>
          <w:szCs w:val="18"/>
        </w:rPr>
        <w:t>S</w:t>
      </w:r>
      <w:r>
        <w:rPr>
          <w:rStyle w:val="g"/>
          <w:color w:val="008000"/>
          <w:sz w:val="18"/>
          <w:szCs w:val="18"/>
        </w:rPr>
        <w:t>G</w:t>
      </w:r>
      <w:r>
        <w:rPr>
          <w:rStyle w:val="l"/>
          <w:color w:val="FF0000"/>
          <w:sz w:val="18"/>
          <w:szCs w:val="18"/>
        </w:rPr>
        <w:t>L</w:t>
      </w:r>
      <w:r>
        <w:rPr>
          <w:rStyle w:val="d"/>
          <w:color w:val="0000FF"/>
          <w:sz w:val="18"/>
          <w:szCs w:val="18"/>
        </w:rPr>
        <w:t>D</w:t>
      </w:r>
      <w:r>
        <w:rPr>
          <w:rStyle w:val="a"/>
          <w:color w:val="FF0000"/>
          <w:sz w:val="18"/>
        </w:rPr>
        <w:t>A</w:t>
      </w:r>
      <w:r>
        <w:rPr>
          <w:rStyle w:val="i"/>
          <w:color w:val="FF0000"/>
          <w:sz w:val="18"/>
          <w:szCs w:val="18"/>
        </w:rPr>
        <w:t>I</w:t>
      </w:r>
      <w:r>
        <w:rPr>
          <w:rStyle w:val="r"/>
          <w:color w:val="FF00FF"/>
          <w:sz w:val="18"/>
        </w:rPr>
        <w:t>R</w:t>
      </w:r>
      <w:r>
        <w:rPr>
          <w:rStyle w:val="v"/>
          <w:color w:val="FF0000"/>
          <w:sz w:val="18"/>
          <w:szCs w:val="18"/>
        </w:rPr>
        <w:t>VV</w:t>
      </w:r>
      <w:r>
        <w:rPr>
          <w:rStyle w:val="l"/>
          <w:color w:val="FF0000"/>
          <w:sz w:val="18"/>
          <w:szCs w:val="18"/>
        </w:rPr>
        <w:t>L</w:t>
      </w:r>
      <w:r>
        <w:rPr>
          <w:rStyle w:val="p"/>
          <w:color w:val="FF0000"/>
          <w:sz w:val="18"/>
          <w:szCs w:val="18"/>
        </w:rPr>
        <w:t>PP</w:t>
      </w:r>
      <w:r>
        <w:rPr>
          <w:rStyle w:val="s"/>
          <w:color w:val="008000"/>
          <w:sz w:val="18"/>
          <w:szCs w:val="18"/>
        </w:rPr>
        <w:t>S</w:t>
      </w:r>
      <w:r>
        <w:rPr>
          <w:rStyle w:val="notaa"/>
          <w:color w:val="808080"/>
          <w:sz w:val="18"/>
          <w:szCs w:val="18"/>
        </w:rPr>
        <w:t>----------</w:t>
      </w:r>
      <w:r>
        <w:rPr>
          <w:rStyle w:val="a"/>
          <w:color w:val="FF0000"/>
          <w:sz w:val="18"/>
        </w:rPr>
        <w:t>A</w:t>
      </w:r>
      <w:r>
        <w:rPr>
          <w:rStyle w:val="v"/>
          <w:color w:val="FF0000"/>
          <w:sz w:val="18"/>
          <w:szCs w:val="18"/>
        </w:rPr>
        <w:t>V</w:t>
      </w:r>
      <w:r>
        <w:rPr>
          <w:rStyle w:val="a"/>
          <w:color w:val="FF0000"/>
          <w:sz w:val="18"/>
        </w:rPr>
        <w:t>A</w:t>
      </w:r>
      <w:r>
        <w:rPr>
          <w:rStyle w:val="g"/>
          <w:color w:val="008000"/>
          <w:sz w:val="18"/>
          <w:szCs w:val="18"/>
        </w:rPr>
        <w:t>G</w:t>
      </w:r>
      <w:r>
        <w:rPr>
          <w:rStyle w:val="v"/>
          <w:color w:val="FF0000"/>
          <w:sz w:val="18"/>
          <w:szCs w:val="18"/>
        </w:rPr>
        <w:t>V</w:t>
      </w:r>
      <w:r>
        <w:rPr>
          <w:rStyle w:val="w"/>
          <w:color w:val="FF0000"/>
          <w:sz w:val="18"/>
          <w:szCs w:val="18"/>
        </w:rPr>
        <w:t>W</w:t>
      </w:r>
      <w:r>
        <w:rPr>
          <w:rStyle w:val="notaa"/>
          <w:color w:val="808080"/>
          <w:sz w:val="18"/>
          <w:szCs w:val="18"/>
        </w:rPr>
        <w:tab/>
        <w:t>228</w:t>
      </w:r>
    </w:p>
    <w:p w14:paraId="5C834141" w14:textId="77777777" w:rsidR="00C460F7" w:rsidRDefault="00C460F7" w:rsidP="008A0682">
      <w:pPr>
        <w:pStyle w:val="HTMLPreformatted"/>
        <w:rPr>
          <w:color w:val="222222"/>
          <w:sz w:val="18"/>
          <w:szCs w:val="18"/>
        </w:rPr>
      </w:pPr>
      <w:r>
        <w:rPr>
          <w:color w:val="222222"/>
          <w:sz w:val="18"/>
          <w:szCs w:val="18"/>
        </w:rPr>
        <w:t xml:space="preserve">Lo1270      </w:t>
      </w:r>
      <w:r>
        <w:rPr>
          <w:rStyle w:val="g"/>
          <w:color w:val="008000"/>
          <w:sz w:val="18"/>
          <w:szCs w:val="18"/>
        </w:rPr>
        <w:t>G</w:t>
      </w:r>
      <w:r>
        <w:rPr>
          <w:rStyle w:val="p"/>
          <w:color w:val="FF0000"/>
          <w:sz w:val="18"/>
          <w:szCs w:val="18"/>
        </w:rPr>
        <w:t>PP</w:t>
      </w:r>
      <w:r>
        <w:rPr>
          <w:rStyle w:val="w"/>
          <w:color w:val="FF0000"/>
          <w:sz w:val="18"/>
          <w:szCs w:val="18"/>
        </w:rPr>
        <w:t>W</w:t>
      </w:r>
      <w:r>
        <w:rPr>
          <w:rStyle w:val="l"/>
          <w:color w:val="FF0000"/>
          <w:sz w:val="18"/>
          <w:szCs w:val="18"/>
        </w:rPr>
        <w:t>L</w:t>
      </w:r>
      <w:r>
        <w:rPr>
          <w:rStyle w:val="p"/>
          <w:color w:val="FF0000"/>
          <w:sz w:val="18"/>
          <w:szCs w:val="18"/>
        </w:rPr>
        <w:t>PP</w:t>
      </w:r>
      <w:r>
        <w:rPr>
          <w:rStyle w:val="w"/>
          <w:color w:val="FF0000"/>
          <w:sz w:val="18"/>
          <w:szCs w:val="18"/>
        </w:rPr>
        <w:t>W</w:t>
      </w:r>
      <w:r>
        <w:rPr>
          <w:rStyle w:val="s"/>
          <w:color w:val="008000"/>
          <w:sz w:val="18"/>
          <w:szCs w:val="18"/>
        </w:rPr>
        <w:t>S</w:t>
      </w:r>
      <w:r>
        <w:rPr>
          <w:rStyle w:val="p"/>
          <w:color w:val="FF0000"/>
          <w:sz w:val="18"/>
          <w:szCs w:val="18"/>
        </w:rPr>
        <w:t>P</w:t>
      </w:r>
      <w:r>
        <w:rPr>
          <w:rStyle w:val="s"/>
          <w:color w:val="008000"/>
          <w:sz w:val="18"/>
          <w:szCs w:val="18"/>
        </w:rPr>
        <w:t>S</w:t>
      </w:r>
      <w:r>
        <w:rPr>
          <w:rStyle w:val="a"/>
          <w:color w:val="FF0000"/>
          <w:sz w:val="18"/>
        </w:rPr>
        <w:t>A</w:t>
      </w:r>
      <w:r>
        <w:rPr>
          <w:rStyle w:val="v"/>
          <w:color w:val="FF0000"/>
          <w:sz w:val="18"/>
          <w:szCs w:val="18"/>
        </w:rPr>
        <w:t>V</w:t>
      </w:r>
      <w:r>
        <w:rPr>
          <w:rStyle w:val="a"/>
          <w:color w:val="FF0000"/>
          <w:sz w:val="18"/>
        </w:rPr>
        <w:t>A</w:t>
      </w:r>
      <w:r>
        <w:rPr>
          <w:rStyle w:val="p"/>
          <w:color w:val="FF0000"/>
          <w:sz w:val="18"/>
          <w:szCs w:val="18"/>
        </w:rPr>
        <w:t>PP</w:t>
      </w:r>
      <w:r>
        <w:rPr>
          <w:rStyle w:val="l"/>
          <w:color w:val="FF0000"/>
          <w:sz w:val="18"/>
          <w:szCs w:val="18"/>
        </w:rPr>
        <w:t>L</w:t>
      </w:r>
      <w:r>
        <w:rPr>
          <w:rStyle w:val="v"/>
          <w:color w:val="FF0000"/>
          <w:sz w:val="18"/>
          <w:szCs w:val="18"/>
        </w:rPr>
        <w:t>V</w:t>
      </w:r>
      <w:r>
        <w:rPr>
          <w:rStyle w:val="p"/>
          <w:color w:val="FF0000"/>
          <w:sz w:val="18"/>
          <w:szCs w:val="18"/>
        </w:rPr>
        <w:t>P</w:t>
      </w:r>
      <w:r>
        <w:rPr>
          <w:rStyle w:val="f"/>
          <w:color w:val="FF0000"/>
          <w:sz w:val="18"/>
          <w:szCs w:val="18"/>
        </w:rPr>
        <w:t>F</w:t>
      </w:r>
      <w:r>
        <w:rPr>
          <w:rStyle w:val="g"/>
          <w:color w:val="008000"/>
          <w:sz w:val="18"/>
          <w:szCs w:val="18"/>
        </w:rPr>
        <w:t>G</w:t>
      </w:r>
      <w:r>
        <w:rPr>
          <w:rStyle w:val="h"/>
          <w:color w:val="008000"/>
          <w:sz w:val="18"/>
          <w:szCs w:val="18"/>
        </w:rPr>
        <w:t>H</w:t>
      </w:r>
      <w:r>
        <w:rPr>
          <w:rStyle w:val="r"/>
          <w:color w:val="FF00FF"/>
          <w:sz w:val="18"/>
        </w:rPr>
        <w:t>R</w:t>
      </w:r>
      <w:r>
        <w:rPr>
          <w:rStyle w:val="a"/>
          <w:color w:val="FF0000"/>
          <w:sz w:val="18"/>
        </w:rPr>
        <w:t>A</w:t>
      </w:r>
      <w:r>
        <w:rPr>
          <w:rStyle w:val="f"/>
          <w:color w:val="FF0000"/>
          <w:sz w:val="18"/>
          <w:szCs w:val="18"/>
        </w:rPr>
        <w:t>F</w:t>
      </w:r>
      <w:r>
        <w:rPr>
          <w:rStyle w:val="y"/>
          <w:color w:val="008000"/>
          <w:sz w:val="18"/>
        </w:rPr>
        <w:t>Y</w:t>
      </w:r>
      <w:r>
        <w:rPr>
          <w:rStyle w:val="t"/>
          <w:color w:val="008000"/>
          <w:sz w:val="18"/>
        </w:rPr>
        <w:t>T</w:t>
      </w:r>
      <w:r>
        <w:rPr>
          <w:rStyle w:val="p"/>
          <w:color w:val="FF0000"/>
          <w:sz w:val="18"/>
          <w:szCs w:val="18"/>
        </w:rPr>
        <w:t>P</w:t>
      </w:r>
      <w:r>
        <w:rPr>
          <w:rStyle w:val="g"/>
          <w:color w:val="008000"/>
          <w:sz w:val="18"/>
          <w:szCs w:val="18"/>
        </w:rPr>
        <w:t>G</w:t>
      </w:r>
      <w:r>
        <w:rPr>
          <w:rStyle w:val="a"/>
          <w:color w:val="FF0000"/>
          <w:sz w:val="18"/>
        </w:rPr>
        <w:t>AA</w:t>
      </w:r>
      <w:r>
        <w:rPr>
          <w:rStyle w:val="s"/>
          <w:color w:val="008000"/>
          <w:sz w:val="18"/>
          <w:szCs w:val="18"/>
        </w:rPr>
        <w:t>S</w:t>
      </w:r>
      <w:r>
        <w:rPr>
          <w:rStyle w:val="g"/>
          <w:color w:val="008000"/>
          <w:sz w:val="18"/>
          <w:szCs w:val="18"/>
        </w:rPr>
        <w:t>G</w:t>
      </w:r>
      <w:r>
        <w:rPr>
          <w:rStyle w:val="l"/>
          <w:color w:val="FF0000"/>
          <w:sz w:val="18"/>
          <w:szCs w:val="18"/>
        </w:rPr>
        <w:t>L</w:t>
      </w:r>
      <w:r>
        <w:rPr>
          <w:rStyle w:val="d"/>
          <w:color w:val="0000FF"/>
          <w:sz w:val="18"/>
          <w:szCs w:val="18"/>
        </w:rPr>
        <w:t>D</w:t>
      </w:r>
      <w:r>
        <w:rPr>
          <w:rStyle w:val="a"/>
          <w:color w:val="FF0000"/>
          <w:sz w:val="18"/>
        </w:rPr>
        <w:t>A</w:t>
      </w:r>
      <w:r>
        <w:rPr>
          <w:rStyle w:val="i"/>
          <w:color w:val="FF0000"/>
          <w:sz w:val="18"/>
          <w:szCs w:val="18"/>
        </w:rPr>
        <w:t>I</w:t>
      </w:r>
      <w:r>
        <w:rPr>
          <w:rStyle w:val="r"/>
          <w:color w:val="FF00FF"/>
          <w:sz w:val="18"/>
        </w:rPr>
        <w:t>R</w:t>
      </w:r>
      <w:r>
        <w:rPr>
          <w:rStyle w:val="v"/>
          <w:color w:val="FF0000"/>
          <w:sz w:val="18"/>
          <w:szCs w:val="18"/>
        </w:rPr>
        <w:t>VV</w:t>
      </w:r>
      <w:r>
        <w:rPr>
          <w:rStyle w:val="l"/>
          <w:color w:val="FF0000"/>
          <w:sz w:val="18"/>
          <w:szCs w:val="18"/>
        </w:rPr>
        <w:t>L</w:t>
      </w:r>
      <w:r>
        <w:rPr>
          <w:rStyle w:val="p"/>
          <w:color w:val="FF0000"/>
          <w:sz w:val="18"/>
          <w:szCs w:val="18"/>
        </w:rPr>
        <w:t>PP</w:t>
      </w:r>
      <w:r>
        <w:rPr>
          <w:rStyle w:val="s"/>
          <w:color w:val="008000"/>
          <w:sz w:val="18"/>
          <w:szCs w:val="18"/>
        </w:rPr>
        <w:t>S</w:t>
      </w:r>
      <w:r>
        <w:rPr>
          <w:rStyle w:val="notaa"/>
          <w:color w:val="808080"/>
          <w:sz w:val="18"/>
          <w:szCs w:val="18"/>
        </w:rPr>
        <w:t>----------</w:t>
      </w:r>
      <w:r>
        <w:rPr>
          <w:rStyle w:val="a"/>
          <w:color w:val="FF0000"/>
          <w:sz w:val="18"/>
        </w:rPr>
        <w:t>A</w:t>
      </w:r>
      <w:r>
        <w:rPr>
          <w:rStyle w:val="v"/>
          <w:color w:val="FF0000"/>
          <w:sz w:val="18"/>
          <w:szCs w:val="18"/>
        </w:rPr>
        <w:t>V</w:t>
      </w:r>
      <w:r>
        <w:rPr>
          <w:rStyle w:val="a"/>
          <w:color w:val="FF0000"/>
          <w:sz w:val="18"/>
        </w:rPr>
        <w:t>A</w:t>
      </w:r>
      <w:r>
        <w:rPr>
          <w:rStyle w:val="g"/>
          <w:color w:val="008000"/>
          <w:sz w:val="18"/>
          <w:szCs w:val="18"/>
        </w:rPr>
        <w:t>G</w:t>
      </w:r>
      <w:r>
        <w:rPr>
          <w:rStyle w:val="v"/>
          <w:color w:val="FF0000"/>
          <w:sz w:val="18"/>
          <w:szCs w:val="18"/>
        </w:rPr>
        <w:t>V</w:t>
      </w:r>
      <w:r>
        <w:rPr>
          <w:rStyle w:val="w"/>
          <w:color w:val="FF0000"/>
          <w:sz w:val="18"/>
          <w:szCs w:val="18"/>
        </w:rPr>
        <w:t>W</w:t>
      </w:r>
      <w:r>
        <w:rPr>
          <w:rStyle w:val="notaa"/>
          <w:color w:val="808080"/>
          <w:sz w:val="18"/>
          <w:szCs w:val="18"/>
        </w:rPr>
        <w:tab/>
        <w:t>228</w:t>
      </w:r>
    </w:p>
    <w:p w14:paraId="326B4324" w14:textId="77777777" w:rsidR="00C460F7" w:rsidRDefault="00C460F7" w:rsidP="008A0682">
      <w:pPr>
        <w:pStyle w:val="HTMLPreformatted"/>
        <w:rPr>
          <w:rStyle w:val="notaa"/>
          <w:color w:val="808080"/>
          <w:sz w:val="18"/>
          <w:szCs w:val="18"/>
        </w:rPr>
      </w:pPr>
      <w:r>
        <w:rPr>
          <w:rStyle w:val="notaa"/>
          <w:color w:val="808080"/>
          <w:sz w:val="18"/>
          <w:szCs w:val="18"/>
        </w:rPr>
        <w:t xml:space="preserve">                                        *:***  *  .:***           :.:  *</w:t>
      </w:r>
    </w:p>
    <w:p w14:paraId="57FB7E77" w14:textId="77777777" w:rsidR="00C460F7" w:rsidRDefault="00C460F7" w:rsidP="008A0682">
      <w:pPr>
        <w:pStyle w:val="HTMLPreformatted"/>
        <w:rPr>
          <w:color w:val="222222"/>
          <w:sz w:val="18"/>
          <w:szCs w:val="18"/>
        </w:rPr>
      </w:pPr>
    </w:p>
    <w:p w14:paraId="662F7285" w14:textId="77777777" w:rsidR="00C460F7" w:rsidRDefault="00C460F7" w:rsidP="008A0682">
      <w:pPr>
        <w:pStyle w:val="HTMLPreformatted"/>
        <w:rPr>
          <w:color w:val="222222"/>
          <w:sz w:val="18"/>
          <w:szCs w:val="18"/>
        </w:rPr>
      </w:pPr>
      <w:r>
        <w:rPr>
          <w:color w:val="222222"/>
          <w:sz w:val="18"/>
          <w:szCs w:val="18"/>
        </w:rPr>
        <w:t xml:space="preserve">B106        </w:t>
      </w:r>
      <w:r>
        <w:rPr>
          <w:rStyle w:val="f"/>
          <w:color w:val="FF0000"/>
          <w:sz w:val="18"/>
          <w:szCs w:val="18"/>
        </w:rPr>
        <w:t>F</w:t>
      </w:r>
      <w:r>
        <w:rPr>
          <w:rStyle w:val="c"/>
          <w:color w:val="008000"/>
          <w:sz w:val="18"/>
          <w:szCs w:val="18"/>
        </w:rPr>
        <w:t>C</w:t>
      </w:r>
      <w:r>
        <w:rPr>
          <w:rStyle w:val="s"/>
          <w:color w:val="008000"/>
          <w:sz w:val="18"/>
          <w:szCs w:val="18"/>
        </w:rPr>
        <w:t>S</w:t>
      </w:r>
      <w:r>
        <w:rPr>
          <w:rStyle w:val="t"/>
          <w:color w:val="008000"/>
          <w:sz w:val="18"/>
        </w:rPr>
        <w:t>T</w:t>
      </w:r>
      <w:r>
        <w:rPr>
          <w:rStyle w:val="a"/>
          <w:color w:val="FF0000"/>
          <w:sz w:val="18"/>
        </w:rPr>
        <w:t>A</w:t>
      </w:r>
      <w:r>
        <w:rPr>
          <w:rStyle w:val="g"/>
          <w:color w:val="008000"/>
          <w:sz w:val="18"/>
          <w:szCs w:val="18"/>
        </w:rPr>
        <w:t>GG</w:t>
      </w:r>
      <w:r>
        <w:rPr>
          <w:rStyle w:val="r"/>
          <w:color w:val="FF00FF"/>
          <w:sz w:val="18"/>
        </w:rPr>
        <w:t>R</w:t>
      </w:r>
      <w:r>
        <w:rPr>
          <w:rStyle w:val="s"/>
          <w:color w:val="008000"/>
          <w:sz w:val="18"/>
          <w:szCs w:val="18"/>
        </w:rPr>
        <w:t>S</w:t>
      </w:r>
      <w:r>
        <w:rPr>
          <w:rStyle w:val="r"/>
          <w:color w:val="FF00FF"/>
          <w:sz w:val="18"/>
        </w:rPr>
        <w:t>R</w:t>
      </w:r>
      <w:r>
        <w:rPr>
          <w:rStyle w:val="q"/>
          <w:color w:val="008000"/>
          <w:sz w:val="18"/>
          <w:szCs w:val="18"/>
        </w:rPr>
        <w:t>Q</w:t>
      </w:r>
      <w:r>
        <w:rPr>
          <w:rStyle w:val="r"/>
          <w:color w:val="FF00FF"/>
          <w:sz w:val="18"/>
        </w:rPr>
        <w:t>R</w:t>
      </w:r>
      <w:r>
        <w:rPr>
          <w:rStyle w:val="q"/>
          <w:color w:val="008000"/>
          <w:sz w:val="18"/>
          <w:szCs w:val="18"/>
        </w:rPr>
        <w:t>Q</w:t>
      </w:r>
      <w:r>
        <w:rPr>
          <w:rStyle w:val="t"/>
          <w:color w:val="008000"/>
          <w:sz w:val="18"/>
        </w:rPr>
        <w:t>T</w:t>
      </w:r>
      <w:r>
        <w:rPr>
          <w:rStyle w:val="e"/>
          <w:color w:val="0000FF"/>
          <w:sz w:val="18"/>
          <w:szCs w:val="18"/>
        </w:rPr>
        <w:t>E</w:t>
      </w:r>
      <w:r>
        <w:rPr>
          <w:rStyle w:val="y"/>
          <w:color w:val="008000"/>
          <w:sz w:val="18"/>
        </w:rPr>
        <w:t>Y</w:t>
      </w:r>
      <w:r>
        <w:rPr>
          <w:rStyle w:val="h"/>
          <w:color w:val="008000"/>
          <w:sz w:val="18"/>
          <w:szCs w:val="18"/>
        </w:rPr>
        <w:t>H</w:t>
      </w:r>
      <w:r>
        <w:rPr>
          <w:rStyle w:val="p"/>
          <w:color w:val="FF0000"/>
          <w:sz w:val="18"/>
          <w:szCs w:val="18"/>
        </w:rPr>
        <w:t>P</w:t>
      </w:r>
      <w:r>
        <w:rPr>
          <w:rStyle w:val="l"/>
          <w:color w:val="FF0000"/>
          <w:sz w:val="18"/>
          <w:szCs w:val="18"/>
        </w:rPr>
        <w:t>L</w:t>
      </w:r>
      <w:r>
        <w:rPr>
          <w:rStyle w:val="p"/>
          <w:color w:val="FF0000"/>
          <w:sz w:val="18"/>
          <w:szCs w:val="18"/>
        </w:rPr>
        <w:t>PP</w:t>
      </w:r>
      <w:r>
        <w:rPr>
          <w:rStyle w:val="t"/>
          <w:color w:val="008000"/>
          <w:sz w:val="18"/>
        </w:rPr>
        <w:t>T</w:t>
      </w:r>
      <w:r>
        <w:rPr>
          <w:rStyle w:val="d"/>
          <w:color w:val="0000FF"/>
          <w:sz w:val="18"/>
          <w:szCs w:val="18"/>
        </w:rPr>
        <w:t>D</w:t>
      </w:r>
      <w:r>
        <w:rPr>
          <w:rStyle w:val="notaa"/>
          <w:color w:val="808080"/>
          <w:sz w:val="18"/>
          <w:szCs w:val="18"/>
        </w:rPr>
        <w:t>-</w:t>
      </w:r>
      <w:r>
        <w:rPr>
          <w:rStyle w:val="v"/>
          <w:color w:val="FF0000"/>
          <w:sz w:val="18"/>
          <w:szCs w:val="18"/>
        </w:rPr>
        <w:t>V</w:t>
      </w:r>
      <w:r>
        <w:rPr>
          <w:rStyle w:val="notaa"/>
          <w:color w:val="808080"/>
          <w:sz w:val="18"/>
          <w:szCs w:val="18"/>
        </w:rPr>
        <w:t>-------------------------</w:t>
      </w:r>
      <w:r>
        <w:rPr>
          <w:rStyle w:val="r"/>
          <w:color w:val="FF00FF"/>
          <w:sz w:val="18"/>
        </w:rPr>
        <w:t>R</w:t>
      </w:r>
      <w:r>
        <w:rPr>
          <w:rStyle w:val="s"/>
          <w:color w:val="008000"/>
          <w:sz w:val="18"/>
          <w:szCs w:val="18"/>
        </w:rPr>
        <w:t>S</w:t>
      </w:r>
      <w:r>
        <w:rPr>
          <w:rStyle w:val="m"/>
          <w:color w:val="FF0000"/>
          <w:szCs w:val="18"/>
        </w:rPr>
        <w:t>M</w:t>
      </w:r>
      <w:r>
        <w:rPr>
          <w:rStyle w:val="t"/>
          <w:color w:val="008000"/>
          <w:sz w:val="18"/>
        </w:rPr>
        <w:t>T</w:t>
      </w:r>
      <w:r>
        <w:rPr>
          <w:rStyle w:val="l"/>
          <w:color w:val="FF0000"/>
          <w:sz w:val="18"/>
          <w:szCs w:val="18"/>
        </w:rPr>
        <w:t>L</w:t>
      </w:r>
      <w:r>
        <w:rPr>
          <w:rStyle w:val="s"/>
          <w:color w:val="008000"/>
          <w:sz w:val="18"/>
          <w:szCs w:val="18"/>
        </w:rPr>
        <w:t>S</w:t>
      </w:r>
      <w:r>
        <w:rPr>
          <w:rStyle w:val="c"/>
          <w:color w:val="008000"/>
          <w:sz w:val="18"/>
          <w:szCs w:val="18"/>
        </w:rPr>
        <w:t>C</w:t>
      </w:r>
      <w:r>
        <w:rPr>
          <w:rStyle w:val="n"/>
          <w:color w:val="008000"/>
          <w:sz w:val="18"/>
          <w:szCs w:val="18"/>
        </w:rPr>
        <w:t>N</w:t>
      </w:r>
      <w:r>
        <w:rPr>
          <w:rStyle w:val="v"/>
          <w:color w:val="FF0000"/>
          <w:sz w:val="18"/>
          <w:szCs w:val="18"/>
        </w:rPr>
        <w:t>V</w:t>
      </w:r>
      <w:r>
        <w:rPr>
          <w:rStyle w:val="d"/>
          <w:color w:val="0000FF"/>
          <w:sz w:val="18"/>
          <w:szCs w:val="18"/>
        </w:rPr>
        <w:t>D</w:t>
      </w:r>
      <w:r>
        <w:rPr>
          <w:rStyle w:val="notaa"/>
          <w:color w:val="808080"/>
          <w:sz w:val="18"/>
          <w:szCs w:val="18"/>
        </w:rPr>
        <w:tab/>
        <w:t>66</w:t>
      </w:r>
    </w:p>
    <w:p w14:paraId="4549499C" w14:textId="77777777" w:rsidR="00C460F7" w:rsidRDefault="00C460F7" w:rsidP="008A0682">
      <w:pPr>
        <w:pStyle w:val="HTMLPreformatted"/>
        <w:rPr>
          <w:color w:val="222222"/>
          <w:sz w:val="18"/>
          <w:szCs w:val="18"/>
        </w:rPr>
      </w:pPr>
      <w:r>
        <w:rPr>
          <w:color w:val="222222"/>
          <w:sz w:val="18"/>
          <w:szCs w:val="18"/>
        </w:rPr>
        <w:t xml:space="preserve">Lo1056      </w:t>
      </w:r>
      <w:r>
        <w:rPr>
          <w:rStyle w:val="f"/>
          <w:color w:val="FF0000"/>
          <w:sz w:val="18"/>
          <w:szCs w:val="18"/>
        </w:rPr>
        <w:t>F</w:t>
      </w:r>
      <w:r>
        <w:rPr>
          <w:rStyle w:val="c"/>
          <w:color w:val="008000"/>
          <w:sz w:val="18"/>
          <w:szCs w:val="18"/>
        </w:rPr>
        <w:t>C</w:t>
      </w:r>
      <w:r>
        <w:rPr>
          <w:rStyle w:val="s"/>
          <w:color w:val="008000"/>
          <w:sz w:val="18"/>
          <w:szCs w:val="18"/>
        </w:rPr>
        <w:t>S</w:t>
      </w:r>
      <w:r>
        <w:rPr>
          <w:rStyle w:val="t"/>
          <w:color w:val="008000"/>
          <w:sz w:val="18"/>
        </w:rPr>
        <w:t>T</w:t>
      </w:r>
      <w:r>
        <w:rPr>
          <w:rStyle w:val="a"/>
          <w:color w:val="FF0000"/>
          <w:sz w:val="18"/>
        </w:rPr>
        <w:t>A</w:t>
      </w:r>
      <w:r>
        <w:rPr>
          <w:rStyle w:val="g"/>
          <w:color w:val="008000"/>
          <w:sz w:val="18"/>
          <w:szCs w:val="18"/>
        </w:rPr>
        <w:t>GG</w:t>
      </w:r>
      <w:r>
        <w:rPr>
          <w:rStyle w:val="r"/>
          <w:color w:val="FF00FF"/>
          <w:sz w:val="18"/>
        </w:rPr>
        <w:t>R</w:t>
      </w:r>
      <w:r>
        <w:rPr>
          <w:rStyle w:val="s"/>
          <w:color w:val="008000"/>
          <w:sz w:val="18"/>
          <w:szCs w:val="18"/>
        </w:rPr>
        <w:t>S</w:t>
      </w:r>
      <w:r>
        <w:rPr>
          <w:rStyle w:val="r"/>
          <w:color w:val="FF00FF"/>
          <w:sz w:val="18"/>
        </w:rPr>
        <w:t>R</w:t>
      </w:r>
      <w:r>
        <w:rPr>
          <w:rStyle w:val="q"/>
          <w:color w:val="008000"/>
          <w:sz w:val="18"/>
          <w:szCs w:val="18"/>
        </w:rPr>
        <w:t>Q</w:t>
      </w:r>
      <w:r>
        <w:rPr>
          <w:rStyle w:val="r"/>
          <w:color w:val="FF00FF"/>
          <w:sz w:val="18"/>
        </w:rPr>
        <w:t>R</w:t>
      </w:r>
      <w:r>
        <w:rPr>
          <w:rStyle w:val="q"/>
          <w:color w:val="008000"/>
          <w:sz w:val="18"/>
          <w:szCs w:val="18"/>
        </w:rPr>
        <w:t>Q</w:t>
      </w:r>
      <w:r>
        <w:rPr>
          <w:rStyle w:val="t"/>
          <w:color w:val="008000"/>
          <w:sz w:val="18"/>
        </w:rPr>
        <w:t>T</w:t>
      </w:r>
      <w:r>
        <w:rPr>
          <w:rStyle w:val="e"/>
          <w:color w:val="0000FF"/>
          <w:sz w:val="18"/>
          <w:szCs w:val="18"/>
        </w:rPr>
        <w:t>E</w:t>
      </w:r>
      <w:r>
        <w:rPr>
          <w:rStyle w:val="y"/>
          <w:color w:val="008000"/>
          <w:sz w:val="18"/>
        </w:rPr>
        <w:t>Y</w:t>
      </w:r>
      <w:r>
        <w:rPr>
          <w:rStyle w:val="h"/>
          <w:color w:val="008000"/>
          <w:sz w:val="18"/>
          <w:szCs w:val="18"/>
        </w:rPr>
        <w:t>H</w:t>
      </w:r>
      <w:r>
        <w:rPr>
          <w:rStyle w:val="p"/>
          <w:color w:val="FF0000"/>
          <w:sz w:val="18"/>
          <w:szCs w:val="18"/>
        </w:rPr>
        <w:t>P</w:t>
      </w:r>
      <w:r>
        <w:rPr>
          <w:rStyle w:val="l"/>
          <w:color w:val="FF0000"/>
          <w:sz w:val="18"/>
          <w:szCs w:val="18"/>
        </w:rPr>
        <w:t>L</w:t>
      </w:r>
      <w:r>
        <w:rPr>
          <w:rStyle w:val="p"/>
          <w:color w:val="FF0000"/>
          <w:sz w:val="18"/>
          <w:szCs w:val="18"/>
        </w:rPr>
        <w:t>PP</w:t>
      </w:r>
      <w:r>
        <w:rPr>
          <w:rStyle w:val="t"/>
          <w:color w:val="008000"/>
          <w:sz w:val="18"/>
        </w:rPr>
        <w:t>T</w:t>
      </w:r>
      <w:r>
        <w:rPr>
          <w:rStyle w:val="d"/>
          <w:color w:val="0000FF"/>
          <w:sz w:val="18"/>
          <w:szCs w:val="18"/>
        </w:rPr>
        <w:t>D</w:t>
      </w:r>
      <w:r>
        <w:rPr>
          <w:rStyle w:val="notaa"/>
          <w:color w:val="808080"/>
          <w:sz w:val="18"/>
          <w:szCs w:val="18"/>
        </w:rPr>
        <w:t>-</w:t>
      </w:r>
      <w:r>
        <w:rPr>
          <w:rStyle w:val="v"/>
          <w:color w:val="FF0000"/>
          <w:sz w:val="18"/>
          <w:szCs w:val="18"/>
        </w:rPr>
        <w:t>V</w:t>
      </w:r>
      <w:r>
        <w:rPr>
          <w:rStyle w:val="notaa"/>
          <w:color w:val="808080"/>
          <w:sz w:val="18"/>
          <w:szCs w:val="18"/>
        </w:rPr>
        <w:t>-------------------------</w:t>
      </w:r>
      <w:r>
        <w:rPr>
          <w:rStyle w:val="r"/>
          <w:color w:val="FF00FF"/>
          <w:sz w:val="18"/>
        </w:rPr>
        <w:t>R</w:t>
      </w:r>
      <w:r>
        <w:rPr>
          <w:rStyle w:val="s"/>
          <w:color w:val="008000"/>
          <w:sz w:val="18"/>
          <w:szCs w:val="18"/>
        </w:rPr>
        <w:t>S</w:t>
      </w:r>
      <w:r>
        <w:rPr>
          <w:rStyle w:val="m"/>
          <w:color w:val="FF0000"/>
          <w:szCs w:val="18"/>
        </w:rPr>
        <w:t>M</w:t>
      </w:r>
      <w:r>
        <w:rPr>
          <w:rStyle w:val="t"/>
          <w:color w:val="008000"/>
          <w:sz w:val="18"/>
        </w:rPr>
        <w:t>T</w:t>
      </w:r>
      <w:r>
        <w:rPr>
          <w:rStyle w:val="l"/>
          <w:color w:val="FF0000"/>
          <w:sz w:val="18"/>
          <w:szCs w:val="18"/>
        </w:rPr>
        <w:t>L</w:t>
      </w:r>
      <w:r>
        <w:rPr>
          <w:rStyle w:val="s"/>
          <w:color w:val="008000"/>
          <w:sz w:val="18"/>
          <w:szCs w:val="18"/>
        </w:rPr>
        <w:t>S</w:t>
      </w:r>
      <w:r>
        <w:rPr>
          <w:rStyle w:val="c"/>
          <w:color w:val="008000"/>
          <w:sz w:val="18"/>
          <w:szCs w:val="18"/>
        </w:rPr>
        <w:t>C</w:t>
      </w:r>
      <w:r>
        <w:rPr>
          <w:rStyle w:val="n"/>
          <w:color w:val="008000"/>
          <w:sz w:val="18"/>
          <w:szCs w:val="18"/>
        </w:rPr>
        <w:t>N</w:t>
      </w:r>
      <w:r>
        <w:rPr>
          <w:rStyle w:val="v"/>
          <w:color w:val="FF0000"/>
          <w:sz w:val="18"/>
          <w:szCs w:val="18"/>
        </w:rPr>
        <w:t>V</w:t>
      </w:r>
      <w:r>
        <w:rPr>
          <w:rStyle w:val="d"/>
          <w:color w:val="0000FF"/>
          <w:sz w:val="18"/>
          <w:szCs w:val="18"/>
        </w:rPr>
        <w:t>D</w:t>
      </w:r>
      <w:r>
        <w:rPr>
          <w:rStyle w:val="notaa"/>
          <w:color w:val="808080"/>
          <w:sz w:val="18"/>
          <w:szCs w:val="18"/>
        </w:rPr>
        <w:tab/>
        <w:t>66</w:t>
      </w:r>
    </w:p>
    <w:p w14:paraId="2799B1BA" w14:textId="77777777" w:rsidR="00C460F7" w:rsidRDefault="00C460F7" w:rsidP="008A0682">
      <w:pPr>
        <w:pStyle w:val="HTMLPreformatted"/>
        <w:rPr>
          <w:color w:val="222222"/>
          <w:sz w:val="18"/>
          <w:szCs w:val="18"/>
        </w:rPr>
      </w:pPr>
      <w:r>
        <w:rPr>
          <w:color w:val="222222"/>
          <w:sz w:val="18"/>
          <w:szCs w:val="18"/>
        </w:rPr>
        <w:t xml:space="preserve">B73         </w:t>
      </w:r>
      <w:r>
        <w:rPr>
          <w:rStyle w:val="f"/>
          <w:color w:val="FF0000"/>
          <w:sz w:val="18"/>
          <w:szCs w:val="18"/>
        </w:rPr>
        <w:t>F</w:t>
      </w:r>
      <w:r>
        <w:rPr>
          <w:rStyle w:val="a"/>
          <w:color w:val="FF0000"/>
          <w:sz w:val="18"/>
        </w:rPr>
        <w:t>A</w:t>
      </w:r>
      <w:r>
        <w:rPr>
          <w:rStyle w:val="l"/>
          <w:color w:val="FF0000"/>
          <w:sz w:val="18"/>
          <w:szCs w:val="18"/>
        </w:rPr>
        <w:t>L</w:t>
      </w:r>
      <w:r>
        <w:rPr>
          <w:rStyle w:val="q"/>
          <w:color w:val="008000"/>
          <w:sz w:val="18"/>
          <w:szCs w:val="18"/>
        </w:rPr>
        <w:t>Q</w:t>
      </w:r>
      <w:r>
        <w:rPr>
          <w:rStyle w:val="a"/>
          <w:color w:val="FF0000"/>
          <w:sz w:val="18"/>
        </w:rPr>
        <w:t>AA</w:t>
      </w:r>
      <w:r>
        <w:rPr>
          <w:rStyle w:val="p"/>
          <w:color w:val="FF0000"/>
          <w:sz w:val="18"/>
          <w:szCs w:val="18"/>
        </w:rPr>
        <w:t>P</w:t>
      </w:r>
      <w:r>
        <w:rPr>
          <w:rStyle w:val="h"/>
          <w:color w:val="008000"/>
          <w:sz w:val="18"/>
          <w:szCs w:val="18"/>
        </w:rPr>
        <w:t>H</w:t>
      </w:r>
      <w:r>
        <w:rPr>
          <w:rStyle w:val="q"/>
          <w:color w:val="008000"/>
          <w:sz w:val="18"/>
          <w:szCs w:val="18"/>
        </w:rPr>
        <w:t>Q</w:t>
      </w:r>
      <w:r>
        <w:rPr>
          <w:rStyle w:val="notaa"/>
          <w:color w:val="808080"/>
          <w:sz w:val="18"/>
          <w:szCs w:val="18"/>
        </w:rPr>
        <w:t>--</w:t>
      </w:r>
      <w:r>
        <w:rPr>
          <w:rStyle w:val="g"/>
          <w:color w:val="008000"/>
          <w:sz w:val="18"/>
          <w:szCs w:val="18"/>
        </w:rPr>
        <w:t>G</w:t>
      </w:r>
      <w:r>
        <w:rPr>
          <w:rStyle w:val="r"/>
          <w:color w:val="FF00FF"/>
          <w:sz w:val="18"/>
        </w:rPr>
        <w:t>R</w:t>
      </w:r>
      <w:r>
        <w:rPr>
          <w:rStyle w:val="e"/>
          <w:color w:val="0000FF"/>
          <w:sz w:val="18"/>
          <w:szCs w:val="18"/>
        </w:rPr>
        <w:t>E</w:t>
      </w:r>
      <w:r>
        <w:rPr>
          <w:rStyle w:val="p"/>
          <w:color w:val="FF0000"/>
          <w:sz w:val="18"/>
          <w:szCs w:val="18"/>
        </w:rPr>
        <w:t>P</w:t>
      </w:r>
      <w:r>
        <w:rPr>
          <w:rStyle w:val="f"/>
          <w:color w:val="FF0000"/>
          <w:sz w:val="18"/>
          <w:szCs w:val="18"/>
        </w:rPr>
        <w:t>F</w:t>
      </w:r>
      <w:r>
        <w:rPr>
          <w:rStyle w:val="l"/>
          <w:color w:val="FF0000"/>
          <w:sz w:val="18"/>
          <w:szCs w:val="18"/>
        </w:rPr>
        <w:t>L</w:t>
      </w:r>
      <w:r>
        <w:rPr>
          <w:rStyle w:val="p"/>
          <w:color w:val="FF0000"/>
          <w:sz w:val="18"/>
          <w:szCs w:val="18"/>
        </w:rPr>
        <w:t>P</w:t>
      </w:r>
      <w:r>
        <w:rPr>
          <w:rStyle w:val="q"/>
          <w:color w:val="008000"/>
          <w:sz w:val="18"/>
          <w:szCs w:val="18"/>
        </w:rPr>
        <w:t>Q</w:t>
      </w:r>
      <w:r>
        <w:rPr>
          <w:rStyle w:val="i"/>
          <w:color w:val="FF0000"/>
          <w:sz w:val="18"/>
          <w:szCs w:val="18"/>
        </w:rPr>
        <w:t>I</w:t>
      </w:r>
      <w:r>
        <w:rPr>
          <w:rStyle w:val="p"/>
          <w:color w:val="FF0000"/>
          <w:sz w:val="18"/>
          <w:szCs w:val="18"/>
        </w:rPr>
        <w:t>P</w:t>
      </w:r>
      <w:r>
        <w:rPr>
          <w:rStyle w:val="r"/>
          <w:color w:val="FF00FF"/>
          <w:sz w:val="18"/>
        </w:rPr>
        <w:t>R</w:t>
      </w:r>
      <w:r>
        <w:rPr>
          <w:rStyle w:val="s"/>
          <w:color w:val="008000"/>
          <w:sz w:val="18"/>
          <w:szCs w:val="18"/>
        </w:rPr>
        <w:t>S</w:t>
      </w:r>
      <w:r>
        <w:rPr>
          <w:rStyle w:val="y"/>
          <w:color w:val="008000"/>
          <w:sz w:val="18"/>
        </w:rPr>
        <w:t>Y</w:t>
      </w:r>
      <w:r>
        <w:rPr>
          <w:rStyle w:val="l"/>
          <w:color w:val="FF0000"/>
          <w:sz w:val="18"/>
          <w:szCs w:val="18"/>
        </w:rPr>
        <w:t>L</w:t>
      </w:r>
      <w:r>
        <w:rPr>
          <w:rStyle w:val="r"/>
          <w:color w:val="FF00FF"/>
          <w:sz w:val="18"/>
        </w:rPr>
        <w:t>R</w:t>
      </w:r>
      <w:r>
        <w:rPr>
          <w:rStyle w:val="i"/>
          <w:color w:val="FF0000"/>
          <w:sz w:val="18"/>
          <w:szCs w:val="18"/>
        </w:rPr>
        <w:t>I</w:t>
      </w:r>
      <w:r>
        <w:rPr>
          <w:rStyle w:val="k"/>
          <w:color w:val="FF00FF"/>
          <w:sz w:val="18"/>
          <w:szCs w:val="18"/>
        </w:rPr>
        <w:t>K</w:t>
      </w:r>
      <w:r>
        <w:rPr>
          <w:rStyle w:val="d"/>
          <w:color w:val="0000FF"/>
          <w:sz w:val="18"/>
          <w:szCs w:val="18"/>
        </w:rPr>
        <w:t>D</w:t>
      </w:r>
      <w:r>
        <w:rPr>
          <w:rStyle w:val="a"/>
          <w:color w:val="FF0000"/>
          <w:sz w:val="18"/>
        </w:rPr>
        <w:t>A</w:t>
      </w:r>
      <w:r>
        <w:rPr>
          <w:rStyle w:val="r"/>
          <w:color w:val="FF00FF"/>
          <w:sz w:val="18"/>
        </w:rPr>
        <w:t>R</w:t>
      </w:r>
      <w:r>
        <w:rPr>
          <w:rStyle w:val="v"/>
          <w:color w:val="FF0000"/>
          <w:sz w:val="18"/>
          <w:szCs w:val="18"/>
        </w:rPr>
        <w:t>V</w:t>
      </w:r>
      <w:r>
        <w:rPr>
          <w:rStyle w:val="t"/>
          <w:color w:val="008000"/>
          <w:sz w:val="18"/>
        </w:rPr>
        <w:t>T</w:t>
      </w:r>
      <w:r>
        <w:rPr>
          <w:rStyle w:val="v"/>
          <w:color w:val="FF0000"/>
          <w:sz w:val="18"/>
          <w:szCs w:val="18"/>
        </w:rPr>
        <w:t>V</w:t>
      </w:r>
      <w:r>
        <w:rPr>
          <w:rStyle w:val="r"/>
          <w:color w:val="FF00FF"/>
          <w:sz w:val="18"/>
        </w:rPr>
        <w:t>R</w:t>
      </w:r>
      <w:r>
        <w:rPr>
          <w:rStyle w:val="l"/>
          <w:color w:val="FF0000"/>
          <w:sz w:val="18"/>
          <w:szCs w:val="18"/>
        </w:rPr>
        <w:t>LL</w:t>
      </w:r>
      <w:r>
        <w:rPr>
          <w:rStyle w:val="s"/>
          <w:color w:val="008000"/>
          <w:sz w:val="18"/>
          <w:szCs w:val="18"/>
        </w:rPr>
        <w:t>S</w:t>
      </w:r>
      <w:r>
        <w:rPr>
          <w:rStyle w:val="k"/>
          <w:color w:val="FF00FF"/>
          <w:sz w:val="18"/>
          <w:szCs w:val="18"/>
        </w:rPr>
        <w:t>K</w:t>
      </w:r>
      <w:r>
        <w:rPr>
          <w:rStyle w:val="y"/>
          <w:color w:val="008000"/>
          <w:sz w:val="18"/>
        </w:rPr>
        <w:t>Y</w:t>
      </w:r>
      <w:r>
        <w:rPr>
          <w:rStyle w:val="l"/>
          <w:color w:val="FF0000"/>
          <w:sz w:val="18"/>
          <w:szCs w:val="18"/>
        </w:rPr>
        <w:t>L</w:t>
      </w:r>
      <w:r>
        <w:rPr>
          <w:rStyle w:val="a"/>
          <w:color w:val="FF0000"/>
          <w:sz w:val="18"/>
        </w:rPr>
        <w:t>A</w:t>
      </w:r>
      <w:r>
        <w:rPr>
          <w:rStyle w:val="g"/>
          <w:color w:val="008000"/>
          <w:sz w:val="18"/>
          <w:szCs w:val="18"/>
        </w:rPr>
        <w:t>G</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e"/>
          <w:color w:val="0000FF"/>
          <w:sz w:val="18"/>
          <w:szCs w:val="18"/>
        </w:rPr>
        <w:t>E</w:t>
      </w:r>
      <w:r>
        <w:rPr>
          <w:rStyle w:val="d"/>
          <w:color w:val="0000FF"/>
          <w:sz w:val="18"/>
          <w:szCs w:val="18"/>
        </w:rPr>
        <w:t>D</w:t>
      </w:r>
      <w:r>
        <w:rPr>
          <w:rStyle w:val="e"/>
          <w:color w:val="0000FF"/>
          <w:sz w:val="18"/>
          <w:szCs w:val="18"/>
        </w:rPr>
        <w:t>E</w:t>
      </w:r>
      <w:r>
        <w:rPr>
          <w:rStyle w:val="s"/>
          <w:color w:val="008000"/>
          <w:sz w:val="18"/>
          <w:szCs w:val="18"/>
        </w:rPr>
        <w:t>S</w:t>
      </w:r>
      <w:r>
        <w:rPr>
          <w:rStyle w:val="e"/>
          <w:color w:val="0000FF"/>
          <w:sz w:val="18"/>
          <w:szCs w:val="18"/>
        </w:rPr>
        <w:t>E</w:t>
      </w:r>
      <w:r>
        <w:rPr>
          <w:rStyle w:val="v"/>
          <w:color w:val="FF0000"/>
          <w:sz w:val="18"/>
          <w:szCs w:val="18"/>
        </w:rPr>
        <w:t>V</w:t>
      </w:r>
      <w:r>
        <w:rPr>
          <w:rStyle w:val="e"/>
          <w:color w:val="0000FF"/>
          <w:sz w:val="18"/>
          <w:szCs w:val="18"/>
        </w:rPr>
        <w:t>E</w:t>
      </w:r>
      <w:r>
        <w:rPr>
          <w:rStyle w:val="i"/>
          <w:color w:val="FF0000"/>
          <w:sz w:val="18"/>
          <w:szCs w:val="18"/>
        </w:rPr>
        <w:t>I</w:t>
      </w:r>
      <w:r>
        <w:rPr>
          <w:rStyle w:val="t"/>
          <w:color w:val="008000"/>
          <w:sz w:val="18"/>
        </w:rPr>
        <w:t>T</w:t>
      </w:r>
      <w:r>
        <w:rPr>
          <w:rStyle w:val="c"/>
          <w:color w:val="008000"/>
          <w:sz w:val="18"/>
          <w:szCs w:val="18"/>
        </w:rPr>
        <w:t>C</w:t>
      </w:r>
      <w:r>
        <w:rPr>
          <w:rStyle w:val="r"/>
          <w:color w:val="FF00FF"/>
          <w:sz w:val="18"/>
        </w:rPr>
        <w:t>R</w:t>
      </w:r>
      <w:r>
        <w:rPr>
          <w:rStyle w:val="notaa"/>
          <w:color w:val="808080"/>
          <w:sz w:val="18"/>
          <w:szCs w:val="18"/>
        </w:rPr>
        <w:t>--</w:t>
      </w:r>
      <w:r>
        <w:rPr>
          <w:rStyle w:val="notaa"/>
          <w:color w:val="808080"/>
          <w:sz w:val="18"/>
          <w:szCs w:val="18"/>
        </w:rPr>
        <w:tab/>
        <w:t>286</w:t>
      </w:r>
    </w:p>
    <w:p w14:paraId="4E43EE0F" w14:textId="77777777" w:rsidR="00C460F7" w:rsidRDefault="00C460F7" w:rsidP="008A0682">
      <w:pPr>
        <w:pStyle w:val="HTMLPreformatted"/>
        <w:rPr>
          <w:color w:val="222222"/>
          <w:sz w:val="18"/>
          <w:szCs w:val="18"/>
        </w:rPr>
      </w:pPr>
      <w:r>
        <w:rPr>
          <w:color w:val="222222"/>
          <w:sz w:val="18"/>
          <w:szCs w:val="18"/>
        </w:rPr>
        <w:t xml:space="preserve">F888        </w:t>
      </w:r>
      <w:r>
        <w:rPr>
          <w:rStyle w:val="f"/>
          <w:color w:val="FF0000"/>
          <w:sz w:val="18"/>
          <w:szCs w:val="18"/>
        </w:rPr>
        <w:t>F</w:t>
      </w:r>
      <w:r>
        <w:rPr>
          <w:rStyle w:val="a"/>
          <w:color w:val="FF0000"/>
          <w:sz w:val="18"/>
        </w:rPr>
        <w:t>A</w:t>
      </w:r>
      <w:r>
        <w:rPr>
          <w:rStyle w:val="l"/>
          <w:color w:val="FF0000"/>
          <w:sz w:val="18"/>
          <w:szCs w:val="18"/>
        </w:rPr>
        <w:t>L</w:t>
      </w:r>
      <w:r>
        <w:rPr>
          <w:rStyle w:val="q"/>
          <w:color w:val="008000"/>
          <w:sz w:val="18"/>
          <w:szCs w:val="18"/>
        </w:rPr>
        <w:t>Q</w:t>
      </w:r>
      <w:r>
        <w:rPr>
          <w:rStyle w:val="a"/>
          <w:color w:val="FF0000"/>
          <w:sz w:val="18"/>
        </w:rPr>
        <w:t>AA</w:t>
      </w:r>
      <w:r>
        <w:rPr>
          <w:rStyle w:val="p"/>
          <w:color w:val="FF0000"/>
          <w:sz w:val="18"/>
          <w:szCs w:val="18"/>
        </w:rPr>
        <w:t>P</w:t>
      </w:r>
      <w:r>
        <w:rPr>
          <w:rStyle w:val="h"/>
          <w:color w:val="008000"/>
          <w:sz w:val="18"/>
          <w:szCs w:val="18"/>
        </w:rPr>
        <w:t>H</w:t>
      </w:r>
      <w:r>
        <w:rPr>
          <w:rStyle w:val="q"/>
          <w:color w:val="008000"/>
          <w:sz w:val="18"/>
          <w:szCs w:val="18"/>
        </w:rPr>
        <w:t>Q</w:t>
      </w:r>
      <w:r>
        <w:rPr>
          <w:rStyle w:val="notaa"/>
          <w:color w:val="808080"/>
          <w:sz w:val="18"/>
          <w:szCs w:val="18"/>
        </w:rPr>
        <w:t>--*------------------------------------------------</w:t>
      </w:r>
      <w:r>
        <w:rPr>
          <w:rStyle w:val="notaa"/>
          <w:color w:val="808080"/>
          <w:sz w:val="18"/>
          <w:szCs w:val="18"/>
        </w:rPr>
        <w:tab/>
        <w:t>237</w:t>
      </w:r>
    </w:p>
    <w:p w14:paraId="1F1085DA" w14:textId="77777777" w:rsidR="00C460F7" w:rsidRDefault="00C460F7" w:rsidP="008A0682">
      <w:pPr>
        <w:pStyle w:val="HTMLPreformatted"/>
        <w:rPr>
          <w:color w:val="222222"/>
          <w:sz w:val="18"/>
          <w:szCs w:val="18"/>
        </w:rPr>
      </w:pPr>
      <w:r>
        <w:rPr>
          <w:color w:val="222222"/>
          <w:sz w:val="18"/>
          <w:szCs w:val="18"/>
        </w:rPr>
        <w:t xml:space="preserve">Lo1270      </w:t>
      </w:r>
      <w:r>
        <w:rPr>
          <w:rStyle w:val="f"/>
          <w:color w:val="FF0000"/>
          <w:sz w:val="18"/>
          <w:szCs w:val="18"/>
        </w:rPr>
        <w:t>F</w:t>
      </w:r>
      <w:r>
        <w:rPr>
          <w:rStyle w:val="a"/>
          <w:color w:val="FF0000"/>
          <w:sz w:val="18"/>
        </w:rPr>
        <w:t>A</w:t>
      </w:r>
      <w:r>
        <w:rPr>
          <w:rStyle w:val="l"/>
          <w:color w:val="FF0000"/>
          <w:sz w:val="18"/>
          <w:szCs w:val="18"/>
        </w:rPr>
        <w:t>L</w:t>
      </w:r>
      <w:r>
        <w:rPr>
          <w:rStyle w:val="q"/>
          <w:color w:val="008000"/>
          <w:sz w:val="18"/>
          <w:szCs w:val="18"/>
        </w:rPr>
        <w:t>Q</w:t>
      </w:r>
      <w:r>
        <w:rPr>
          <w:rStyle w:val="a"/>
          <w:color w:val="FF0000"/>
          <w:sz w:val="18"/>
        </w:rPr>
        <w:t>AA</w:t>
      </w:r>
      <w:r>
        <w:rPr>
          <w:rStyle w:val="p"/>
          <w:color w:val="FF0000"/>
          <w:sz w:val="18"/>
          <w:szCs w:val="18"/>
        </w:rPr>
        <w:t>P</w:t>
      </w:r>
      <w:r>
        <w:rPr>
          <w:rStyle w:val="h"/>
          <w:color w:val="008000"/>
          <w:sz w:val="18"/>
          <w:szCs w:val="18"/>
        </w:rPr>
        <w:t>H</w:t>
      </w:r>
      <w:r>
        <w:rPr>
          <w:rStyle w:val="q"/>
          <w:color w:val="008000"/>
          <w:sz w:val="18"/>
          <w:szCs w:val="18"/>
        </w:rPr>
        <w:t>Q</w:t>
      </w:r>
      <w:r>
        <w:rPr>
          <w:rStyle w:val="notaa"/>
          <w:color w:val="808080"/>
          <w:sz w:val="18"/>
          <w:szCs w:val="18"/>
        </w:rPr>
        <w:t>--</w:t>
      </w:r>
      <w:r>
        <w:rPr>
          <w:rStyle w:val="g"/>
          <w:color w:val="008000"/>
          <w:sz w:val="18"/>
          <w:szCs w:val="18"/>
        </w:rPr>
        <w:t>G</w:t>
      </w:r>
      <w:r>
        <w:rPr>
          <w:rStyle w:val="r"/>
          <w:color w:val="FF00FF"/>
          <w:sz w:val="18"/>
        </w:rPr>
        <w:t>R</w:t>
      </w:r>
      <w:r>
        <w:rPr>
          <w:rStyle w:val="e"/>
          <w:color w:val="0000FF"/>
          <w:sz w:val="18"/>
          <w:szCs w:val="18"/>
        </w:rPr>
        <w:t>E</w:t>
      </w:r>
      <w:r>
        <w:rPr>
          <w:rStyle w:val="p"/>
          <w:color w:val="FF0000"/>
          <w:sz w:val="18"/>
          <w:szCs w:val="18"/>
        </w:rPr>
        <w:t>P</w:t>
      </w:r>
      <w:r>
        <w:rPr>
          <w:rStyle w:val="f"/>
          <w:color w:val="FF0000"/>
          <w:sz w:val="18"/>
          <w:szCs w:val="18"/>
        </w:rPr>
        <w:t>F</w:t>
      </w:r>
      <w:r>
        <w:rPr>
          <w:rStyle w:val="l"/>
          <w:color w:val="FF0000"/>
          <w:sz w:val="18"/>
          <w:szCs w:val="18"/>
        </w:rPr>
        <w:t>L</w:t>
      </w:r>
      <w:r>
        <w:rPr>
          <w:rStyle w:val="p"/>
          <w:color w:val="FF0000"/>
          <w:sz w:val="18"/>
          <w:szCs w:val="18"/>
        </w:rPr>
        <w:t>P</w:t>
      </w:r>
      <w:r>
        <w:rPr>
          <w:rStyle w:val="q"/>
          <w:color w:val="008000"/>
          <w:sz w:val="18"/>
          <w:szCs w:val="18"/>
        </w:rPr>
        <w:t>Q</w:t>
      </w:r>
      <w:r>
        <w:rPr>
          <w:rStyle w:val="i"/>
          <w:color w:val="FF0000"/>
          <w:sz w:val="18"/>
          <w:szCs w:val="18"/>
        </w:rPr>
        <w:t>I</w:t>
      </w:r>
      <w:r>
        <w:rPr>
          <w:rStyle w:val="p"/>
          <w:color w:val="FF0000"/>
          <w:sz w:val="18"/>
          <w:szCs w:val="18"/>
        </w:rPr>
        <w:t>P</w:t>
      </w:r>
      <w:r>
        <w:rPr>
          <w:rStyle w:val="r"/>
          <w:color w:val="FF00FF"/>
          <w:sz w:val="18"/>
        </w:rPr>
        <w:t>R</w:t>
      </w:r>
      <w:r>
        <w:rPr>
          <w:rStyle w:val="s"/>
          <w:color w:val="008000"/>
          <w:sz w:val="18"/>
          <w:szCs w:val="18"/>
        </w:rPr>
        <w:t>S</w:t>
      </w:r>
      <w:r>
        <w:rPr>
          <w:rStyle w:val="y"/>
          <w:color w:val="008000"/>
          <w:sz w:val="18"/>
        </w:rPr>
        <w:t>Y</w:t>
      </w:r>
      <w:r>
        <w:rPr>
          <w:rStyle w:val="l"/>
          <w:color w:val="FF0000"/>
          <w:sz w:val="18"/>
          <w:szCs w:val="18"/>
        </w:rPr>
        <w:t>L</w:t>
      </w:r>
      <w:r>
        <w:rPr>
          <w:rStyle w:val="r"/>
          <w:color w:val="FF00FF"/>
          <w:sz w:val="18"/>
        </w:rPr>
        <w:t>R</w:t>
      </w:r>
      <w:r>
        <w:rPr>
          <w:rStyle w:val="i"/>
          <w:color w:val="FF0000"/>
          <w:sz w:val="18"/>
          <w:szCs w:val="18"/>
        </w:rPr>
        <w:t>I</w:t>
      </w:r>
      <w:r>
        <w:rPr>
          <w:rStyle w:val="k"/>
          <w:color w:val="FF00FF"/>
          <w:sz w:val="18"/>
          <w:szCs w:val="18"/>
        </w:rPr>
        <w:t>K</w:t>
      </w:r>
      <w:r>
        <w:rPr>
          <w:rStyle w:val="l"/>
          <w:color w:val="FF0000"/>
          <w:sz w:val="18"/>
          <w:szCs w:val="18"/>
        </w:rPr>
        <w:t>L</w:t>
      </w:r>
      <w:r>
        <w:rPr>
          <w:rStyle w:val="notaa"/>
          <w:color w:val="808080"/>
          <w:sz w:val="18"/>
          <w:szCs w:val="18"/>
        </w:rPr>
        <w:t>X</w:t>
      </w:r>
      <w:r>
        <w:rPr>
          <w:rStyle w:val="r"/>
          <w:color w:val="FF00FF"/>
          <w:sz w:val="18"/>
        </w:rPr>
        <w:t>R</w:t>
      </w:r>
      <w:r>
        <w:rPr>
          <w:rStyle w:val="v"/>
          <w:color w:val="FF0000"/>
          <w:sz w:val="18"/>
          <w:szCs w:val="18"/>
        </w:rPr>
        <w:t>V</w:t>
      </w:r>
      <w:r>
        <w:rPr>
          <w:rStyle w:val="t"/>
          <w:color w:val="008000"/>
          <w:sz w:val="18"/>
        </w:rPr>
        <w:t>T</w:t>
      </w:r>
      <w:r>
        <w:rPr>
          <w:rStyle w:val="v"/>
          <w:color w:val="FF0000"/>
          <w:sz w:val="18"/>
          <w:szCs w:val="18"/>
        </w:rPr>
        <w:t>V</w:t>
      </w:r>
      <w:r>
        <w:rPr>
          <w:rStyle w:val="r"/>
          <w:color w:val="FF00FF"/>
          <w:sz w:val="18"/>
        </w:rPr>
        <w:t>R</w:t>
      </w:r>
      <w:r>
        <w:rPr>
          <w:rStyle w:val="l"/>
          <w:color w:val="FF0000"/>
          <w:sz w:val="18"/>
          <w:szCs w:val="18"/>
        </w:rPr>
        <w:t>LL</w:t>
      </w:r>
      <w:r>
        <w:rPr>
          <w:rStyle w:val="s"/>
          <w:color w:val="008000"/>
          <w:sz w:val="18"/>
          <w:szCs w:val="18"/>
        </w:rPr>
        <w:t>S</w:t>
      </w:r>
      <w:r>
        <w:rPr>
          <w:rStyle w:val="k"/>
          <w:color w:val="FF00FF"/>
          <w:sz w:val="18"/>
          <w:szCs w:val="18"/>
        </w:rPr>
        <w:t>K</w:t>
      </w:r>
      <w:r>
        <w:rPr>
          <w:rStyle w:val="y"/>
          <w:color w:val="008000"/>
          <w:sz w:val="18"/>
        </w:rPr>
        <w:t>Y</w:t>
      </w:r>
      <w:r>
        <w:rPr>
          <w:rStyle w:val="l"/>
          <w:color w:val="FF0000"/>
          <w:sz w:val="18"/>
          <w:szCs w:val="18"/>
        </w:rPr>
        <w:t>L</w:t>
      </w:r>
      <w:r>
        <w:rPr>
          <w:rStyle w:val="a"/>
          <w:color w:val="FF0000"/>
          <w:sz w:val="18"/>
        </w:rPr>
        <w:t>A</w:t>
      </w:r>
      <w:r>
        <w:rPr>
          <w:rStyle w:val="g"/>
          <w:color w:val="008000"/>
          <w:sz w:val="18"/>
          <w:szCs w:val="18"/>
        </w:rPr>
        <w:t>G</w:t>
      </w:r>
      <w:r>
        <w:rPr>
          <w:rStyle w:val="r"/>
          <w:color w:val="FF00FF"/>
          <w:sz w:val="18"/>
        </w:rPr>
        <w:t>R</w:t>
      </w:r>
      <w:r>
        <w:rPr>
          <w:rStyle w:val="l"/>
          <w:color w:val="FF0000"/>
          <w:sz w:val="18"/>
          <w:szCs w:val="18"/>
        </w:rPr>
        <w:t>L</w:t>
      </w:r>
      <w:r>
        <w:rPr>
          <w:rStyle w:val="g"/>
          <w:color w:val="008000"/>
          <w:sz w:val="18"/>
          <w:szCs w:val="18"/>
        </w:rPr>
        <w:t>G</w:t>
      </w:r>
      <w:r>
        <w:rPr>
          <w:rStyle w:val="l"/>
          <w:color w:val="FF0000"/>
          <w:sz w:val="18"/>
          <w:szCs w:val="18"/>
        </w:rPr>
        <w:t>L</w:t>
      </w:r>
      <w:r>
        <w:rPr>
          <w:rStyle w:val="e"/>
          <w:color w:val="0000FF"/>
          <w:sz w:val="18"/>
          <w:szCs w:val="18"/>
        </w:rPr>
        <w:t>E</w:t>
      </w:r>
      <w:r>
        <w:rPr>
          <w:rStyle w:val="d"/>
          <w:color w:val="0000FF"/>
          <w:sz w:val="18"/>
          <w:szCs w:val="18"/>
        </w:rPr>
        <w:t>D</w:t>
      </w:r>
      <w:r>
        <w:rPr>
          <w:rStyle w:val="e"/>
          <w:color w:val="0000FF"/>
          <w:sz w:val="18"/>
          <w:szCs w:val="18"/>
        </w:rPr>
        <w:t>E</w:t>
      </w:r>
      <w:r>
        <w:rPr>
          <w:rStyle w:val="s"/>
          <w:color w:val="008000"/>
          <w:sz w:val="18"/>
          <w:szCs w:val="18"/>
        </w:rPr>
        <w:t>S</w:t>
      </w:r>
      <w:r>
        <w:rPr>
          <w:rStyle w:val="e"/>
          <w:color w:val="0000FF"/>
          <w:sz w:val="18"/>
          <w:szCs w:val="18"/>
        </w:rPr>
        <w:t>E</w:t>
      </w:r>
      <w:r>
        <w:rPr>
          <w:rStyle w:val="v"/>
          <w:color w:val="FF0000"/>
          <w:sz w:val="18"/>
          <w:szCs w:val="18"/>
        </w:rPr>
        <w:t>V</w:t>
      </w:r>
      <w:r>
        <w:rPr>
          <w:rStyle w:val="e"/>
          <w:color w:val="0000FF"/>
          <w:sz w:val="18"/>
          <w:szCs w:val="18"/>
        </w:rPr>
        <w:t>E</w:t>
      </w:r>
      <w:r>
        <w:rPr>
          <w:rStyle w:val="i"/>
          <w:color w:val="FF0000"/>
          <w:sz w:val="18"/>
          <w:szCs w:val="18"/>
        </w:rPr>
        <w:t>I</w:t>
      </w:r>
      <w:r>
        <w:rPr>
          <w:rStyle w:val="t"/>
          <w:color w:val="008000"/>
          <w:sz w:val="18"/>
        </w:rPr>
        <w:t>T</w:t>
      </w:r>
      <w:r>
        <w:rPr>
          <w:rStyle w:val="c"/>
          <w:color w:val="008000"/>
          <w:sz w:val="18"/>
          <w:szCs w:val="18"/>
        </w:rPr>
        <w:t>C</w:t>
      </w:r>
      <w:r>
        <w:rPr>
          <w:rStyle w:val="r"/>
          <w:color w:val="FF00FF"/>
          <w:sz w:val="18"/>
        </w:rPr>
        <w:t>R</w:t>
      </w:r>
      <w:r>
        <w:rPr>
          <w:rStyle w:val="notaa"/>
          <w:color w:val="808080"/>
          <w:sz w:val="18"/>
          <w:szCs w:val="18"/>
        </w:rPr>
        <w:t>--</w:t>
      </w:r>
      <w:r>
        <w:rPr>
          <w:rStyle w:val="notaa"/>
          <w:color w:val="808080"/>
          <w:sz w:val="18"/>
          <w:szCs w:val="18"/>
        </w:rPr>
        <w:tab/>
        <w:t>284</w:t>
      </w:r>
    </w:p>
    <w:p w14:paraId="57EBABD9" w14:textId="77777777" w:rsidR="00C460F7" w:rsidRDefault="00C460F7" w:rsidP="008A0682">
      <w:pPr>
        <w:pStyle w:val="HTMLPreformatted"/>
        <w:rPr>
          <w:rStyle w:val="notaa"/>
          <w:color w:val="808080"/>
          <w:sz w:val="18"/>
          <w:szCs w:val="18"/>
        </w:rPr>
      </w:pPr>
      <w:r>
        <w:rPr>
          <w:rStyle w:val="notaa"/>
          <w:color w:val="808080"/>
          <w:sz w:val="18"/>
          <w:szCs w:val="18"/>
        </w:rPr>
        <w:t xml:space="preserve">            *.  *. :.                                                   </w:t>
      </w:r>
    </w:p>
    <w:p w14:paraId="072C91C1" w14:textId="77777777" w:rsidR="00C460F7" w:rsidRDefault="00C460F7" w:rsidP="008A0682">
      <w:pPr>
        <w:pStyle w:val="HTMLPreformatted"/>
        <w:rPr>
          <w:color w:val="222222"/>
          <w:sz w:val="18"/>
          <w:szCs w:val="18"/>
        </w:rPr>
      </w:pPr>
    </w:p>
    <w:p w14:paraId="53E05E7F" w14:textId="77777777" w:rsidR="00C460F7" w:rsidRDefault="00C460F7" w:rsidP="008A0682">
      <w:pPr>
        <w:pStyle w:val="HTMLPreformatted"/>
        <w:rPr>
          <w:color w:val="222222"/>
          <w:sz w:val="18"/>
          <w:szCs w:val="18"/>
        </w:rPr>
      </w:pPr>
      <w:r>
        <w:rPr>
          <w:color w:val="222222"/>
          <w:sz w:val="18"/>
          <w:szCs w:val="18"/>
        </w:rPr>
        <w:t xml:space="preserve">B106        </w:t>
      </w:r>
      <w:r>
        <w:rPr>
          <w:rStyle w:val="s"/>
          <w:color w:val="008000"/>
          <w:sz w:val="18"/>
          <w:szCs w:val="18"/>
        </w:rPr>
        <w:t>S</w:t>
      </w:r>
      <w:r>
        <w:rPr>
          <w:rStyle w:val="g"/>
          <w:color w:val="008000"/>
          <w:sz w:val="18"/>
          <w:szCs w:val="18"/>
        </w:rPr>
        <w:t>G</w:t>
      </w:r>
      <w:r>
        <w:rPr>
          <w:rStyle w:val="i"/>
          <w:color w:val="FF0000"/>
          <w:sz w:val="18"/>
          <w:szCs w:val="18"/>
        </w:rPr>
        <w:t>I</w:t>
      </w:r>
      <w:r>
        <w:rPr>
          <w:rStyle w:val="p"/>
          <w:color w:val="FF0000"/>
          <w:sz w:val="18"/>
          <w:szCs w:val="18"/>
        </w:rPr>
        <w:t>P</w:t>
      </w:r>
      <w:r>
        <w:rPr>
          <w:rStyle w:val="c"/>
          <w:color w:val="008000"/>
          <w:sz w:val="18"/>
          <w:szCs w:val="18"/>
        </w:rPr>
        <w:t>C</w:t>
      </w:r>
      <w:r>
        <w:rPr>
          <w:rStyle w:val="p"/>
          <w:color w:val="FF0000"/>
          <w:sz w:val="18"/>
          <w:szCs w:val="18"/>
        </w:rPr>
        <w:t>P</w:t>
      </w:r>
      <w:r>
        <w:rPr>
          <w:rStyle w:val="a"/>
          <w:color w:val="FF0000"/>
          <w:sz w:val="18"/>
        </w:rPr>
        <w:t>A</w:t>
      </w:r>
      <w:r>
        <w:rPr>
          <w:rStyle w:val="l"/>
          <w:color w:val="FF0000"/>
          <w:sz w:val="18"/>
          <w:szCs w:val="18"/>
        </w:rPr>
        <w:t>LL</w:t>
      </w:r>
      <w:r>
        <w:rPr>
          <w:rStyle w:val="t"/>
          <w:color w:val="008000"/>
          <w:sz w:val="18"/>
        </w:rPr>
        <w:t>T</w:t>
      </w:r>
      <w:r>
        <w:rPr>
          <w:rStyle w:val="l"/>
          <w:color w:val="FF0000"/>
          <w:sz w:val="18"/>
          <w:szCs w:val="18"/>
        </w:rPr>
        <w:t>L</w:t>
      </w:r>
      <w:r>
        <w:rPr>
          <w:rStyle w:val="f"/>
          <w:color w:val="FF0000"/>
          <w:sz w:val="18"/>
          <w:szCs w:val="18"/>
        </w:rPr>
        <w:t>F</w:t>
      </w:r>
      <w:r>
        <w:rPr>
          <w:rStyle w:val="v"/>
          <w:color w:val="FF0000"/>
          <w:sz w:val="18"/>
          <w:szCs w:val="18"/>
        </w:rPr>
        <w:t>V</w:t>
      </w:r>
      <w:r>
        <w:rPr>
          <w:rStyle w:val="g"/>
          <w:color w:val="008000"/>
          <w:sz w:val="18"/>
          <w:szCs w:val="18"/>
        </w:rPr>
        <w:t>G</w:t>
      </w:r>
      <w:r>
        <w:rPr>
          <w:rStyle w:val="t"/>
          <w:color w:val="008000"/>
          <w:sz w:val="18"/>
        </w:rPr>
        <w:t>T</w:t>
      </w:r>
      <w:r>
        <w:rPr>
          <w:rStyle w:val="a"/>
          <w:color w:val="FF0000"/>
          <w:sz w:val="18"/>
        </w:rPr>
        <w:t>A</w:t>
      </w:r>
      <w:r>
        <w:rPr>
          <w:rStyle w:val="g"/>
          <w:color w:val="008000"/>
          <w:sz w:val="18"/>
          <w:szCs w:val="18"/>
        </w:rPr>
        <w:t>G</w:t>
      </w:r>
      <w:r>
        <w:rPr>
          <w:rStyle w:val="n"/>
          <w:color w:val="008000"/>
          <w:sz w:val="18"/>
          <w:szCs w:val="18"/>
        </w:rPr>
        <w:t>N</w:t>
      </w:r>
      <w:r>
        <w:rPr>
          <w:rStyle w:val="r"/>
          <w:color w:val="FF00FF"/>
          <w:sz w:val="18"/>
        </w:rPr>
        <w:t>RR</w:t>
      </w:r>
      <w:r>
        <w:rPr>
          <w:rStyle w:val="h"/>
          <w:color w:val="008000"/>
          <w:sz w:val="18"/>
          <w:szCs w:val="18"/>
        </w:rPr>
        <w:t>H</w:t>
      </w:r>
      <w:r>
        <w:rPr>
          <w:rStyle w:val="d"/>
          <w:color w:val="0000FF"/>
          <w:sz w:val="18"/>
          <w:szCs w:val="18"/>
        </w:rPr>
        <w:t>D</w:t>
      </w:r>
      <w:r>
        <w:rPr>
          <w:rStyle w:val="g"/>
          <w:color w:val="008000"/>
          <w:sz w:val="18"/>
          <w:szCs w:val="18"/>
        </w:rPr>
        <w:t>G</w:t>
      </w:r>
      <w:r>
        <w:rPr>
          <w:rStyle w:val="t"/>
          <w:color w:val="008000"/>
          <w:sz w:val="18"/>
        </w:rPr>
        <w:t>TTT</w:t>
      </w:r>
      <w:r>
        <w:rPr>
          <w:rStyle w:val="s"/>
          <w:color w:val="008000"/>
          <w:sz w:val="18"/>
          <w:szCs w:val="18"/>
        </w:rPr>
        <w:t>SS</w:t>
      </w:r>
      <w:r>
        <w:rPr>
          <w:rStyle w:val="r"/>
          <w:color w:val="FF00FF"/>
          <w:sz w:val="18"/>
        </w:rPr>
        <w:t>R</w:t>
      </w:r>
      <w:r>
        <w:rPr>
          <w:rStyle w:val="p"/>
          <w:color w:val="FF0000"/>
          <w:sz w:val="18"/>
          <w:szCs w:val="18"/>
        </w:rPr>
        <w:t>PP</w:t>
      </w:r>
      <w:r>
        <w:rPr>
          <w:rStyle w:val="a"/>
          <w:color w:val="FF0000"/>
          <w:sz w:val="18"/>
        </w:rPr>
        <w:t>A</w:t>
      </w:r>
      <w:r>
        <w:rPr>
          <w:rStyle w:val="r"/>
          <w:color w:val="FF00FF"/>
          <w:sz w:val="18"/>
        </w:rPr>
        <w:t>R</w:t>
      </w:r>
      <w:r>
        <w:rPr>
          <w:rStyle w:val="a"/>
          <w:color w:val="FF0000"/>
          <w:sz w:val="18"/>
        </w:rPr>
        <w:t>A</w:t>
      </w:r>
      <w:r>
        <w:rPr>
          <w:rStyle w:val="h"/>
          <w:color w:val="008000"/>
          <w:sz w:val="18"/>
          <w:szCs w:val="18"/>
        </w:rPr>
        <w:t>H</w:t>
      </w:r>
      <w:r>
        <w:rPr>
          <w:rStyle w:val="t"/>
          <w:color w:val="008000"/>
          <w:sz w:val="18"/>
        </w:rPr>
        <w:t>T</w:t>
      </w:r>
      <w:r>
        <w:rPr>
          <w:rStyle w:val="w"/>
          <w:color w:val="FF0000"/>
          <w:sz w:val="18"/>
          <w:szCs w:val="18"/>
        </w:rPr>
        <w:t>W</w:t>
      </w:r>
      <w:r>
        <w:rPr>
          <w:rStyle w:val="t"/>
          <w:color w:val="008000"/>
          <w:sz w:val="18"/>
        </w:rPr>
        <w:t>T</w:t>
      </w:r>
      <w:r>
        <w:rPr>
          <w:rStyle w:val="a"/>
          <w:color w:val="FF0000"/>
          <w:sz w:val="18"/>
        </w:rPr>
        <w:t>A</w:t>
      </w:r>
      <w:r>
        <w:rPr>
          <w:rStyle w:val="d"/>
          <w:color w:val="0000FF"/>
          <w:sz w:val="18"/>
          <w:szCs w:val="18"/>
        </w:rPr>
        <w:t>DD</w:t>
      </w:r>
      <w:r>
        <w:rPr>
          <w:rStyle w:val="r"/>
          <w:color w:val="FF00FF"/>
          <w:sz w:val="18"/>
        </w:rPr>
        <w:t>RRR</w:t>
      </w:r>
      <w:r>
        <w:rPr>
          <w:rStyle w:val="l"/>
          <w:color w:val="FF0000"/>
          <w:sz w:val="18"/>
          <w:szCs w:val="18"/>
        </w:rPr>
        <w:t>L</w:t>
      </w:r>
      <w:r>
        <w:rPr>
          <w:rStyle w:val="f"/>
          <w:color w:val="FF0000"/>
          <w:sz w:val="18"/>
          <w:szCs w:val="18"/>
        </w:rPr>
        <w:t>F</w:t>
      </w:r>
      <w:r>
        <w:rPr>
          <w:rStyle w:val="s"/>
          <w:color w:val="008000"/>
          <w:sz w:val="18"/>
          <w:szCs w:val="18"/>
        </w:rPr>
        <w:t>SS</w:t>
      </w:r>
      <w:r>
        <w:rPr>
          <w:rStyle w:val="t"/>
          <w:color w:val="008000"/>
          <w:sz w:val="18"/>
        </w:rPr>
        <w:t>T</w:t>
      </w:r>
      <w:r>
        <w:rPr>
          <w:rStyle w:val="notaa"/>
          <w:color w:val="808080"/>
          <w:sz w:val="18"/>
          <w:szCs w:val="18"/>
        </w:rPr>
        <w:t>-----------</w:t>
      </w:r>
      <w:r>
        <w:rPr>
          <w:rStyle w:val="notaa"/>
          <w:color w:val="808080"/>
          <w:sz w:val="18"/>
          <w:szCs w:val="18"/>
        </w:rPr>
        <w:tab/>
        <w:t>115</w:t>
      </w:r>
    </w:p>
    <w:p w14:paraId="61960F9E" w14:textId="77777777" w:rsidR="00C460F7" w:rsidRDefault="00C460F7" w:rsidP="008A0682">
      <w:pPr>
        <w:pStyle w:val="HTMLPreformatted"/>
        <w:rPr>
          <w:color w:val="222222"/>
          <w:sz w:val="18"/>
          <w:szCs w:val="18"/>
        </w:rPr>
      </w:pPr>
      <w:r>
        <w:rPr>
          <w:color w:val="222222"/>
          <w:sz w:val="18"/>
          <w:szCs w:val="18"/>
        </w:rPr>
        <w:t xml:space="preserve">Lo1056      </w:t>
      </w:r>
      <w:r>
        <w:rPr>
          <w:rStyle w:val="s"/>
          <w:color w:val="008000"/>
          <w:sz w:val="18"/>
          <w:szCs w:val="18"/>
        </w:rPr>
        <w:t>S</w:t>
      </w:r>
      <w:r>
        <w:rPr>
          <w:rStyle w:val="g"/>
          <w:color w:val="008000"/>
          <w:sz w:val="18"/>
          <w:szCs w:val="18"/>
        </w:rPr>
        <w:t>G</w:t>
      </w:r>
      <w:r>
        <w:rPr>
          <w:rStyle w:val="i"/>
          <w:color w:val="FF0000"/>
          <w:sz w:val="18"/>
          <w:szCs w:val="18"/>
        </w:rPr>
        <w:t>I</w:t>
      </w:r>
      <w:r>
        <w:rPr>
          <w:rStyle w:val="p"/>
          <w:color w:val="FF0000"/>
          <w:sz w:val="18"/>
          <w:szCs w:val="18"/>
        </w:rPr>
        <w:t>P</w:t>
      </w:r>
      <w:r>
        <w:rPr>
          <w:rStyle w:val="c"/>
          <w:color w:val="008000"/>
          <w:sz w:val="18"/>
          <w:szCs w:val="18"/>
        </w:rPr>
        <w:t>C</w:t>
      </w:r>
      <w:r>
        <w:rPr>
          <w:rStyle w:val="p"/>
          <w:color w:val="FF0000"/>
          <w:sz w:val="18"/>
          <w:szCs w:val="18"/>
        </w:rPr>
        <w:t>P</w:t>
      </w:r>
      <w:r>
        <w:rPr>
          <w:rStyle w:val="a"/>
          <w:color w:val="FF0000"/>
          <w:sz w:val="18"/>
        </w:rPr>
        <w:t>A</w:t>
      </w:r>
      <w:r>
        <w:rPr>
          <w:rStyle w:val="l"/>
          <w:color w:val="FF0000"/>
          <w:sz w:val="18"/>
          <w:szCs w:val="18"/>
        </w:rPr>
        <w:t>LL</w:t>
      </w:r>
      <w:r>
        <w:rPr>
          <w:rStyle w:val="t"/>
          <w:color w:val="008000"/>
          <w:sz w:val="18"/>
        </w:rPr>
        <w:t>T</w:t>
      </w:r>
      <w:r>
        <w:rPr>
          <w:rStyle w:val="l"/>
          <w:color w:val="FF0000"/>
          <w:sz w:val="18"/>
          <w:szCs w:val="18"/>
        </w:rPr>
        <w:t>L</w:t>
      </w:r>
      <w:r>
        <w:rPr>
          <w:rStyle w:val="f"/>
          <w:color w:val="FF0000"/>
          <w:sz w:val="18"/>
          <w:szCs w:val="18"/>
        </w:rPr>
        <w:t>F</w:t>
      </w:r>
      <w:r>
        <w:rPr>
          <w:rStyle w:val="v"/>
          <w:color w:val="FF0000"/>
          <w:sz w:val="18"/>
          <w:szCs w:val="18"/>
        </w:rPr>
        <w:t>V</w:t>
      </w:r>
      <w:r>
        <w:rPr>
          <w:rStyle w:val="g"/>
          <w:color w:val="008000"/>
          <w:sz w:val="18"/>
          <w:szCs w:val="18"/>
        </w:rPr>
        <w:t>G</w:t>
      </w:r>
      <w:r>
        <w:rPr>
          <w:rStyle w:val="t"/>
          <w:color w:val="008000"/>
          <w:sz w:val="18"/>
        </w:rPr>
        <w:t>T</w:t>
      </w:r>
      <w:r>
        <w:rPr>
          <w:rStyle w:val="a"/>
          <w:color w:val="FF0000"/>
          <w:sz w:val="18"/>
        </w:rPr>
        <w:t>A</w:t>
      </w:r>
      <w:r>
        <w:rPr>
          <w:rStyle w:val="g"/>
          <w:color w:val="008000"/>
          <w:sz w:val="18"/>
          <w:szCs w:val="18"/>
        </w:rPr>
        <w:t>G</w:t>
      </w:r>
      <w:r>
        <w:rPr>
          <w:rStyle w:val="n"/>
          <w:color w:val="008000"/>
          <w:sz w:val="18"/>
          <w:szCs w:val="18"/>
        </w:rPr>
        <w:t>N</w:t>
      </w:r>
      <w:r>
        <w:rPr>
          <w:rStyle w:val="r"/>
          <w:color w:val="FF00FF"/>
          <w:sz w:val="18"/>
        </w:rPr>
        <w:t>RR</w:t>
      </w:r>
      <w:r>
        <w:rPr>
          <w:rStyle w:val="h"/>
          <w:color w:val="008000"/>
          <w:sz w:val="18"/>
          <w:szCs w:val="18"/>
        </w:rPr>
        <w:t>H</w:t>
      </w:r>
      <w:r>
        <w:rPr>
          <w:rStyle w:val="d"/>
          <w:color w:val="0000FF"/>
          <w:sz w:val="18"/>
          <w:szCs w:val="18"/>
        </w:rPr>
        <w:t>D</w:t>
      </w:r>
      <w:r>
        <w:rPr>
          <w:rStyle w:val="g"/>
          <w:color w:val="008000"/>
          <w:sz w:val="18"/>
          <w:szCs w:val="18"/>
        </w:rPr>
        <w:t>G</w:t>
      </w:r>
      <w:r>
        <w:rPr>
          <w:rStyle w:val="t"/>
          <w:color w:val="008000"/>
          <w:sz w:val="18"/>
        </w:rPr>
        <w:t>TTT</w:t>
      </w:r>
      <w:r>
        <w:rPr>
          <w:rStyle w:val="s"/>
          <w:color w:val="008000"/>
          <w:sz w:val="18"/>
          <w:szCs w:val="18"/>
        </w:rPr>
        <w:t>SS</w:t>
      </w:r>
      <w:r>
        <w:rPr>
          <w:rStyle w:val="r"/>
          <w:color w:val="FF00FF"/>
          <w:sz w:val="18"/>
        </w:rPr>
        <w:t>R</w:t>
      </w:r>
      <w:r>
        <w:rPr>
          <w:rStyle w:val="p"/>
          <w:color w:val="FF0000"/>
          <w:sz w:val="18"/>
          <w:szCs w:val="18"/>
        </w:rPr>
        <w:t>PP</w:t>
      </w:r>
      <w:r>
        <w:rPr>
          <w:rStyle w:val="a"/>
          <w:color w:val="FF0000"/>
          <w:sz w:val="18"/>
        </w:rPr>
        <w:t>A</w:t>
      </w:r>
      <w:r>
        <w:rPr>
          <w:rStyle w:val="r"/>
          <w:color w:val="FF00FF"/>
          <w:sz w:val="18"/>
        </w:rPr>
        <w:t>R</w:t>
      </w:r>
      <w:r>
        <w:rPr>
          <w:rStyle w:val="a"/>
          <w:color w:val="FF0000"/>
          <w:sz w:val="18"/>
        </w:rPr>
        <w:t>A</w:t>
      </w:r>
      <w:r>
        <w:rPr>
          <w:rStyle w:val="h"/>
          <w:color w:val="008000"/>
          <w:sz w:val="18"/>
          <w:szCs w:val="18"/>
        </w:rPr>
        <w:t>H</w:t>
      </w:r>
      <w:r>
        <w:rPr>
          <w:rStyle w:val="t"/>
          <w:color w:val="008000"/>
          <w:sz w:val="18"/>
        </w:rPr>
        <w:t>T</w:t>
      </w:r>
      <w:r>
        <w:rPr>
          <w:rStyle w:val="w"/>
          <w:color w:val="FF0000"/>
          <w:sz w:val="18"/>
          <w:szCs w:val="18"/>
        </w:rPr>
        <w:t>W</w:t>
      </w:r>
      <w:r>
        <w:rPr>
          <w:rStyle w:val="t"/>
          <w:color w:val="008000"/>
          <w:sz w:val="18"/>
        </w:rPr>
        <w:t>T</w:t>
      </w:r>
      <w:r>
        <w:rPr>
          <w:rStyle w:val="a"/>
          <w:color w:val="FF0000"/>
          <w:sz w:val="18"/>
        </w:rPr>
        <w:t>A</w:t>
      </w:r>
      <w:r>
        <w:rPr>
          <w:rStyle w:val="d"/>
          <w:color w:val="0000FF"/>
          <w:sz w:val="18"/>
          <w:szCs w:val="18"/>
        </w:rPr>
        <w:t>DD</w:t>
      </w:r>
      <w:r>
        <w:rPr>
          <w:rStyle w:val="r"/>
          <w:color w:val="FF00FF"/>
          <w:sz w:val="18"/>
        </w:rPr>
        <w:t>RRR</w:t>
      </w:r>
      <w:r>
        <w:rPr>
          <w:rStyle w:val="l"/>
          <w:color w:val="FF0000"/>
          <w:sz w:val="18"/>
          <w:szCs w:val="18"/>
        </w:rPr>
        <w:t>L</w:t>
      </w:r>
      <w:r>
        <w:rPr>
          <w:rStyle w:val="f"/>
          <w:color w:val="FF0000"/>
          <w:sz w:val="18"/>
          <w:szCs w:val="18"/>
        </w:rPr>
        <w:t>F</w:t>
      </w:r>
      <w:r>
        <w:rPr>
          <w:rStyle w:val="s"/>
          <w:color w:val="008000"/>
          <w:sz w:val="18"/>
          <w:szCs w:val="18"/>
        </w:rPr>
        <w:t>SS</w:t>
      </w:r>
      <w:r>
        <w:rPr>
          <w:rStyle w:val="t"/>
          <w:color w:val="008000"/>
          <w:sz w:val="18"/>
        </w:rPr>
        <w:t>T</w:t>
      </w:r>
      <w:r>
        <w:rPr>
          <w:rStyle w:val="notaa"/>
          <w:color w:val="808080"/>
          <w:sz w:val="18"/>
          <w:szCs w:val="18"/>
        </w:rPr>
        <w:t>-----------</w:t>
      </w:r>
      <w:r>
        <w:rPr>
          <w:rStyle w:val="notaa"/>
          <w:color w:val="808080"/>
          <w:sz w:val="18"/>
          <w:szCs w:val="18"/>
        </w:rPr>
        <w:tab/>
        <w:t>115</w:t>
      </w:r>
    </w:p>
    <w:p w14:paraId="54E2064D" w14:textId="77777777" w:rsidR="00C460F7" w:rsidRDefault="00C460F7" w:rsidP="008A0682">
      <w:pPr>
        <w:pStyle w:val="HTMLPreformatted"/>
        <w:rPr>
          <w:color w:val="222222"/>
          <w:sz w:val="18"/>
          <w:szCs w:val="18"/>
        </w:rPr>
      </w:pPr>
      <w:r>
        <w:rPr>
          <w:color w:val="222222"/>
          <w:sz w:val="18"/>
          <w:szCs w:val="18"/>
        </w:rPr>
        <w:t xml:space="preserve">B73         </w:t>
      </w:r>
      <w:r>
        <w:rPr>
          <w:rStyle w:val="notaa"/>
          <w:color w:val="808080"/>
          <w:sz w:val="18"/>
          <w:szCs w:val="18"/>
        </w:rPr>
        <w:t>-</w:t>
      </w:r>
      <w:r>
        <w:rPr>
          <w:rStyle w:val="g"/>
          <w:color w:val="008000"/>
          <w:sz w:val="18"/>
          <w:szCs w:val="18"/>
        </w:rPr>
        <w:t>G</w:t>
      </w:r>
      <w:r>
        <w:rPr>
          <w:rStyle w:val="r"/>
          <w:color w:val="FF00FF"/>
          <w:sz w:val="18"/>
        </w:rPr>
        <w:t>R</w:t>
      </w:r>
      <w:r>
        <w:rPr>
          <w:rStyle w:val="q"/>
          <w:color w:val="008000"/>
          <w:sz w:val="18"/>
          <w:szCs w:val="18"/>
        </w:rPr>
        <w:t>Q</w:t>
      </w:r>
      <w:r>
        <w:rPr>
          <w:rStyle w:val="l"/>
          <w:color w:val="FF0000"/>
          <w:sz w:val="18"/>
          <w:szCs w:val="18"/>
        </w:rPr>
        <w:t>L</w:t>
      </w:r>
      <w:r>
        <w:rPr>
          <w:rStyle w:val="p"/>
          <w:color w:val="FF0000"/>
          <w:sz w:val="18"/>
          <w:szCs w:val="18"/>
        </w:rPr>
        <w:t>P</w:t>
      </w:r>
      <w:r>
        <w:rPr>
          <w:rStyle w:val="a"/>
          <w:color w:val="FF0000"/>
          <w:sz w:val="18"/>
        </w:rPr>
        <w:t>A</w:t>
      </w:r>
      <w:r>
        <w:rPr>
          <w:rStyle w:val="f"/>
          <w:color w:val="FF0000"/>
          <w:sz w:val="18"/>
          <w:szCs w:val="18"/>
        </w:rPr>
        <w:t>F</w:t>
      </w:r>
      <w:r>
        <w:rPr>
          <w:rStyle w:val="l"/>
          <w:color w:val="FF0000"/>
          <w:sz w:val="18"/>
          <w:szCs w:val="18"/>
        </w:rPr>
        <w:t>L</w:t>
      </w:r>
      <w:r>
        <w:rPr>
          <w:rStyle w:val="t"/>
          <w:color w:val="008000"/>
          <w:sz w:val="18"/>
        </w:rPr>
        <w:t>T</w:t>
      </w:r>
      <w:r>
        <w:rPr>
          <w:rStyle w:val="l"/>
          <w:color w:val="FF0000"/>
          <w:sz w:val="18"/>
          <w:szCs w:val="18"/>
        </w:rPr>
        <w:t>L</w:t>
      </w:r>
      <w:r>
        <w:rPr>
          <w:rStyle w:val="q"/>
          <w:color w:val="008000"/>
          <w:sz w:val="18"/>
          <w:szCs w:val="18"/>
        </w:rPr>
        <w:t>Q</w:t>
      </w:r>
      <w:r>
        <w:rPr>
          <w:rStyle w:val="h"/>
          <w:color w:val="008000"/>
          <w:sz w:val="18"/>
          <w:szCs w:val="18"/>
        </w:rPr>
        <w:t>H</w:t>
      </w:r>
      <w:r>
        <w:rPr>
          <w:rStyle w:val="notaa"/>
          <w:color w:val="808080"/>
          <w:sz w:val="18"/>
          <w:szCs w:val="18"/>
        </w:rPr>
        <w:t>------------------</w:t>
      </w:r>
      <w:r>
        <w:rPr>
          <w:rStyle w:val="v"/>
          <w:color w:val="FF0000"/>
          <w:sz w:val="18"/>
          <w:szCs w:val="18"/>
        </w:rPr>
        <w:t>V</w:t>
      </w:r>
      <w:r>
        <w:rPr>
          <w:rStyle w:val="r"/>
          <w:color w:val="FF00FF"/>
          <w:sz w:val="18"/>
        </w:rPr>
        <w:t>R</w:t>
      </w:r>
      <w:r>
        <w:rPr>
          <w:rStyle w:val="d"/>
          <w:color w:val="0000FF"/>
          <w:sz w:val="18"/>
          <w:szCs w:val="18"/>
        </w:rPr>
        <w:t>D</w:t>
      </w:r>
      <w:r>
        <w:rPr>
          <w:rStyle w:val="g"/>
          <w:color w:val="008000"/>
          <w:sz w:val="18"/>
          <w:szCs w:val="18"/>
        </w:rPr>
        <w:t>G</w:t>
      </w:r>
      <w:r>
        <w:rPr>
          <w:rStyle w:val="i"/>
          <w:color w:val="FF0000"/>
          <w:sz w:val="18"/>
          <w:szCs w:val="18"/>
        </w:rPr>
        <w:t>I</w:t>
      </w:r>
      <w:r>
        <w:rPr>
          <w:rStyle w:val="w"/>
          <w:color w:val="FF0000"/>
          <w:sz w:val="18"/>
          <w:szCs w:val="18"/>
        </w:rPr>
        <w:t>W</w:t>
      </w:r>
      <w:r>
        <w:rPr>
          <w:rStyle w:val="c"/>
          <w:color w:val="008000"/>
          <w:sz w:val="18"/>
          <w:szCs w:val="18"/>
        </w:rPr>
        <w:t>C</w:t>
      </w:r>
      <w:r>
        <w:rPr>
          <w:rStyle w:val="q"/>
          <w:color w:val="008000"/>
          <w:sz w:val="18"/>
          <w:szCs w:val="18"/>
        </w:rPr>
        <w:t>Q</w:t>
      </w:r>
      <w:r>
        <w:rPr>
          <w:rStyle w:val="g"/>
          <w:color w:val="008000"/>
          <w:sz w:val="18"/>
          <w:szCs w:val="18"/>
        </w:rPr>
        <w:t>G</w:t>
      </w:r>
      <w:r>
        <w:rPr>
          <w:rStyle w:val="d"/>
          <w:color w:val="0000FF"/>
          <w:sz w:val="18"/>
          <w:szCs w:val="18"/>
        </w:rPr>
        <w:t>D</w:t>
      </w:r>
      <w:r>
        <w:rPr>
          <w:rStyle w:val="a"/>
          <w:color w:val="FF0000"/>
          <w:sz w:val="18"/>
        </w:rPr>
        <w:t>AAAA</w:t>
      </w:r>
      <w:r>
        <w:rPr>
          <w:rStyle w:val="s"/>
          <w:color w:val="008000"/>
          <w:sz w:val="18"/>
          <w:szCs w:val="18"/>
        </w:rPr>
        <w:t>S</w:t>
      </w:r>
      <w:r>
        <w:rPr>
          <w:rStyle w:val="p"/>
          <w:color w:val="FF0000"/>
          <w:sz w:val="18"/>
          <w:szCs w:val="18"/>
        </w:rPr>
        <w:t>P</w:t>
      </w:r>
      <w:r>
        <w:rPr>
          <w:rStyle w:val="s"/>
          <w:color w:val="008000"/>
          <w:sz w:val="18"/>
          <w:szCs w:val="18"/>
        </w:rPr>
        <w:t>S</w:t>
      </w:r>
      <w:r>
        <w:rPr>
          <w:rStyle w:val="v"/>
          <w:color w:val="FF0000"/>
          <w:sz w:val="18"/>
          <w:szCs w:val="18"/>
        </w:rPr>
        <w:t>VV</w:t>
      </w:r>
      <w:r>
        <w:rPr>
          <w:rStyle w:val="p"/>
          <w:color w:val="FF0000"/>
          <w:sz w:val="18"/>
          <w:szCs w:val="18"/>
        </w:rPr>
        <w:t>P</w:t>
      </w:r>
      <w:r>
        <w:rPr>
          <w:rStyle w:val="d"/>
          <w:color w:val="0000FF"/>
          <w:sz w:val="18"/>
          <w:szCs w:val="18"/>
        </w:rPr>
        <w:t>D</w:t>
      </w:r>
      <w:r>
        <w:rPr>
          <w:rStyle w:val="m"/>
          <w:color w:val="FF0000"/>
          <w:szCs w:val="18"/>
        </w:rPr>
        <w:t>M</w:t>
      </w:r>
      <w:r>
        <w:rPr>
          <w:rStyle w:val="s"/>
          <w:color w:val="008000"/>
          <w:sz w:val="18"/>
          <w:szCs w:val="18"/>
        </w:rPr>
        <w:t>S</w:t>
      </w:r>
      <w:r>
        <w:rPr>
          <w:rStyle w:val="a"/>
          <w:color w:val="FF0000"/>
          <w:sz w:val="18"/>
        </w:rPr>
        <w:t>AA</w:t>
      </w:r>
      <w:r>
        <w:rPr>
          <w:rStyle w:val="n"/>
          <w:color w:val="008000"/>
          <w:sz w:val="18"/>
          <w:szCs w:val="18"/>
        </w:rPr>
        <w:t>N</w:t>
      </w:r>
      <w:r>
        <w:rPr>
          <w:rStyle w:val="h"/>
          <w:color w:val="008000"/>
          <w:sz w:val="18"/>
          <w:szCs w:val="18"/>
        </w:rPr>
        <w:t>HHH</w:t>
      </w:r>
      <w:r>
        <w:rPr>
          <w:rStyle w:val="notaa"/>
          <w:color w:val="808080"/>
          <w:sz w:val="18"/>
          <w:szCs w:val="18"/>
        </w:rPr>
        <w:tab/>
        <w:t>327</w:t>
      </w:r>
    </w:p>
    <w:p w14:paraId="7E189302" w14:textId="77777777" w:rsidR="00C460F7" w:rsidRDefault="00C460F7" w:rsidP="008A0682">
      <w:pPr>
        <w:pStyle w:val="HTMLPreformatted"/>
        <w:rPr>
          <w:color w:val="222222"/>
          <w:sz w:val="18"/>
          <w:szCs w:val="18"/>
        </w:rPr>
      </w:pPr>
      <w:r>
        <w:rPr>
          <w:color w:val="222222"/>
          <w:sz w:val="18"/>
          <w:szCs w:val="18"/>
        </w:rPr>
        <w:t xml:space="preserve">F888        </w:t>
      </w:r>
      <w:r>
        <w:rPr>
          <w:rStyle w:val="notaa"/>
          <w:color w:val="808080"/>
          <w:sz w:val="18"/>
          <w:szCs w:val="18"/>
        </w:rPr>
        <w:t>------------------------------------------------------------</w:t>
      </w:r>
      <w:r>
        <w:rPr>
          <w:rStyle w:val="notaa"/>
          <w:color w:val="808080"/>
          <w:sz w:val="18"/>
          <w:szCs w:val="18"/>
        </w:rPr>
        <w:tab/>
        <w:t>237</w:t>
      </w:r>
    </w:p>
    <w:p w14:paraId="0FCCA82B" w14:textId="77777777" w:rsidR="00C460F7" w:rsidRDefault="00C460F7" w:rsidP="008A0682">
      <w:pPr>
        <w:pStyle w:val="HTMLPreformatted"/>
        <w:rPr>
          <w:color w:val="222222"/>
          <w:sz w:val="18"/>
          <w:szCs w:val="18"/>
        </w:rPr>
      </w:pPr>
      <w:r>
        <w:rPr>
          <w:color w:val="222222"/>
          <w:sz w:val="18"/>
          <w:szCs w:val="18"/>
        </w:rPr>
        <w:t xml:space="preserve">Lo1270      </w:t>
      </w:r>
      <w:r>
        <w:rPr>
          <w:rStyle w:val="notaa"/>
          <w:color w:val="808080"/>
          <w:sz w:val="18"/>
          <w:szCs w:val="18"/>
        </w:rPr>
        <w:t>-</w:t>
      </w:r>
      <w:r>
        <w:rPr>
          <w:rStyle w:val="g"/>
          <w:color w:val="008000"/>
          <w:sz w:val="18"/>
          <w:szCs w:val="18"/>
        </w:rPr>
        <w:t>G</w:t>
      </w:r>
      <w:r>
        <w:rPr>
          <w:rStyle w:val="r"/>
          <w:color w:val="FF00FF"/>
          <w:sz w:val="18"/>
        </w:rPr>
        <w:t>R</w:t>
      </w:r>
      <w:r>
        <w:rPr>
          <w:rStyle w:val="q"/>
          <w:color w:val="008000"/>
          <w:sz w:val="18"/>
          <w:szCs w:val="18"/>
        </w:rPr>
        <w:t>Q</w:t>
      </w:r>
      <w:r>
        <w:rPr>
          <w:rStyle w:val="l"/>
          <w:color w:val="FF0000"/>
          <w:sz w:val="18"/>
          <w:szCs w:val="18"/>
        </w:rPr>
        <w:t>L</w:t>
      </w:r>
      <w:r>
        <w:rPr>
          <w:rStyle w:val="p"/>
          <w:color w:val="FF0000"/>
          <w:sz w:val="18"/>
          <w:szCs w:val="18"/>
        </w:rPr>
        <w:t>P</w:t>
      </w:r>
      <w:r>
        <w:rPr>
          <w:rStyle w:val="a"/>
          <w:color w:val="FF0000"/>
          <w:sz w:val="18"/>
        </w:rPr>
        <w:t>A</w:t>
      </w:r>
      <w:r>
        <w:rPr>
          <w:rStyle w:val="f"/>
          <w:color w:val="FF0000"/>
          <w:sz w:val="18"/>
          <w:szCs w:val="18"/>
        </w:rPr>
        <w:t>F</w:t>
      </w:r>
      <w:r>
        <w:rPr>
          <w:rStyle w:val="l"/>
          <w:color w:val="FF0000"/>
          <w:sz w:val="18"/>
          <w:szCs w:val="18"/>
        </w:rPr>
        <w:t>L</w:t>
      </w:r>
      <w:r>
        <w:rPr>
          <w:rStyle w:val="t"/>
          <w:color w:val="008000"/>
          <w:sz w:val="18"/>
        </w:rPr>
        <w:t>T</w:t>
      </w:r>
      <w:r>
        <w:rPr>
          <w:rStyle w:val="l"/>
          <w:color w:val="FF0000"/>
          <w:sz w:val="18"/>
          <w:szCs w:val="18"/>
        </w:rPr>
        <w:t>L</w:t>
      </w:r>
      <w:r>
        <w:rPr>
          <w:rStyle w:val="q"/>
          <w:color w:val="008000"/>
          <w:sz w:val="18"/>
          <w:szCs w:val="18"/>
        </w:rPr>
        <w:t>Q</w:t>
      </w:r>
      <w:r>
        <w:rPr>
          <w:rStyle w:val="h"/>
          <w:color w:val="008000"/>
          <w:sz w:val="18"/>
          <w:szCs w:val="18"/>
        </w:rPr>
        <w:t>H</w:t>
      </w:r>
      <w:r>
        <w:rPr>
          <w:rStyle w:val="notaa"/>
          <w:color w:val="808080"/>
          <w:sz w:val="18"/>
          <w:szCs w:val="18"/>
        </w:rPr>
        <w:t>------------------</w:t>
      </w:r>
      <w:r>
        <w:rPr>
          <w:rStyle w:val="v"/>
          <w:color w:val="FF0000"/>
          <w:sz w:val="18"/>
          <w:szCs w:val="18"/>
        </w:rPr>
        <w:t>V</w:t>
      </w:r>
      <w:r>
        <w:rPr>
          <w:rStyle w:val="r"/>
          <w:color w:val="FF00FF"/>
          <w:sz w:val="18"/>
        </w:rPr>
        <w:t>R</w:t>
      </w:r>
      <w:r>
        <w:rPr>
          <w:rStyle w:val="d"/>
          <w:color w:val="0000FF"/>
          <w:sz w:val="18"/>
          <w:szCs w:val="18"/>
        </w:rPr>
        <w:t>D</w:t>
      </w:r>
      <w:r>
        <w:rPr>
          <w:rStyle w:val="g"/>
          <w:color w:val="008000"/>
          <w:sz w:val="18"/>
          <w:szCs w:val="18"/>
        </w:rPr>
        <w:t>G</w:t>
      </w:r>
      <w:r>
        <w:rPr>
          <w:rStyle w:val="i"/>
          <w:color w:val="FF0000"/>
          <w:sz w:val="18"/>
          <w:szCs w:val="18"/>
        </w:rPr>
        <w:t>I</w:t>
      </w:r>
      <w:r>
        <w:rPr>
          <w:rStyle w:val="w"/>
          <w:color w:val="FF0000"/>
          <w:sz w:val="18"/>
          <w:szCs w:val="18"/>
        </w:rPr>
        <w:t>W</w:t>
      </w:r>
      <w:r>
        <w:rPr>
          <w:rStyle w:val="c"/>
          <w:color w:val="008000"/>
          <w:sz w:val="18"/>
          <w:szCs w:val="18"/>
        </w:rPr>
        <w:t>C</w:t>
      </w:r>
      <w:r>
        <w:rPr>
          <w:rStyle w:val="q"/>
          <w:color w:val="008000"/>
          <w:sz w:val="18"/>
          <w:szCs w:val="18"/>
        </w:rPr>
        <w:t>Q</w:t>
      </w:r>
      <w:r>
        <w:rPr>
          <w:rStyle w:val="g"/>
          <w:color w:val="008000"/>
          <w:sz w:val="18"/>
          <w:szCs w:val="18"/>
        </w:rPr>
        <w:t>G</w:t>
      </w:r>
      <w:r>
        <w:rPr>
          <w:rStyle w:val="d"/>
          <w:color w:val="0000FF"/>
          <w:sz w:val="18"/>
          <w:szCs w:val="18"/>
        </w:rPr>
        <w:t>D</w:t>
      </w:r>
      <w:r>
        <w:rPr>
          <w:rStyle w:val="a"/>
          <w:color w:val="FF0000"/>
          <w:sz w:val="18"/>
        </w:rPr>
        <w:t>AAAA</w:t>
      </w:r>
      <w:r>
        <w:rPr>
          <w:rStyle w:val="s"/>
          <w:color w:val="008000"/>
          <w:sz w:val="18"/>
          <w:szCs w:val="18"/>
        </w:rPr>
        <w:t>S</w:t>
      </w:r>
      <w:r>
        <w:rPr>
          <w:rStyle w:val="p"/>
          <w:color w:val="FF0000"/>
          <w:sz w:val="18"/>
          <w:szCs w:val="18"/>
        </w:rPr>
        <w:t>P</w:t>
      </w:r>
      <w:r>
        <w:rPr>
          <w:rStyle w:val="s"/>
          <w:color w:val="008000"/>
          <w:sz w:val="18"/>
          <w:szCs w:val="18"/>
        </w:rPr>
        <w:t>S</w:t>
      </w:r>
      <w:r>
        <w:rPr>
          <w:rStyle w:val="v"/>
          <w:color w:val="FF0000"/>
          <w:sz w:val="18"/>
          <w:szCs w:val="18"/>
        </w:rPr>
        <w:t>VV</w:t>
      </w:r>
      <w:r>
        <w:rPr>
          <w:rStyle w:val="p"/>
          <w:color w:val="FF0000"/>
          <w:sz w:val="18"/>
          <w:szCs w:val="18"/>
        </w:rPr>
        <w:t>P</w:t>
      </w:r>
      <w:r>
        <w:rPr>
          <w:rStyle w:val="d"/>
          <w:color w:val="0000FF"/>
          <w:sz w:val="18"/>
          <w:szCs w:val="18"/>
        </w:rPr>
        <w:t>D</w:t>
      </w:r>
      <w:r>
        <w:rPr>
          <w:rStyle w:val="m"/>
          <w:color w:val="FF0000"/>
          <w:szCs w:val="18"/>
        </w:rPr>
        <w:t>M</w:t>
      </w:r>
      <w:r>
        <w:rPr>
          <w:rStyle w:val="s"/>
          <w:color w:val="008000"/>
          <w:sz w:val="18"/>
          <w:szCs w:val="18"/>
        </w:rPr>
        <w:t>S</w:t>
      </w:r>
      <w:r>
        <w:rPr>
          <w:rStyle w:val="a"/>
          <w:color w:val="FF0000"/>
          <w:sz w:val="18"/>
        </w:rPr>
        <w:t>AA</w:t>
      </w:r>
      <w:r>
        <w:rPr>
          <w:rStyle w:val="n"/>
          <w:color w:val="008000"/>
          <w:sz w:val="18"/>
          <w:szCs w:val="18"/>
        </w:rPr>
        <w:t>N</w:t>
      </w:r>
      <w:r>
        <w:rPr>
          <w:rStyle w:val="h"/>
          <w:color w:val="008000"/>
          <w:sz w:val="18"/>
          <w:szCs w:val="18"/>
        </w:rPr>
        <w:t>HHH</w:t>
      </w:r>
      <w:r>
        <w:rPr>
          <w:rStyle w:val="notaa"/>
          <w:color w:val="808080"/>
          <w:sz w:val="18"/>
          <w:szCs w:val="18"/>
        </w:rPr>
        <w:tab/>
        <w:t>325</w:t>
      </w:r>
    </w:p>
    <w:p w14:paraId="395C3796" w14:textId="77777777" w:rsidR="00C460F7" w:rsidRDefault="00C460F7" w:rsidP="008A0682">
      <w:pPr>
        <w:pStyle w:val="HTMLPreformatted"/>
        <w:rPr>
          <w:color w:val="222222"/>
          <w:sz w:val="18"/>
          <w:szCs w:val="18"/>
        </w:rPr>
      </w:pPr>
      <w:r>
        <w:rPr>
          <w:color w:val="222222"/>
          <w:sz w:val="18"/>
          <w:szCs w:val="18"/>
        </w:rPr>
        <w:t xml:space="preserve">                                                                        </w:t>
      </w:r>
    </w:p>
    <w:p w14:paraId="21CD57A7" w14:textId="77777777" w:rsidR="00C460F7" w:rsidRDefault="00C460F7" w:rsidP="008A0682">
      <w:pPr>
        <w:pStyle w:val="HTMLPreformatted"/>
        <w:rPr>
          <w:color w:val="222222"/>
          <w:sz w:val="18"/>
          <w:szCs w:val="18"/>
        </w:rPr>
      </w:pPr>
    </w:p>
    <w:p w14:paraId="5DA85332" w14:textId="77777777" w:rsidR="00C460F7" w:rsidRDefault="00C460F7" w:rsidP="008A0682">
      <w:pPr>
        <w:pStyle w:val="HTMLPreformatted"/>
        <w:rPr>
          <w:color w:val="222222"/>
          <w:sz w:val="18"/>
          <w:szCs w:val="18"/>
        </w:rPr>
      </w:pPr>
      <w:r>
        <w:rPr>
          <w:color w:val="222222"/>
          <w:sz w:val="18"/>
          <w:szCs w:val="18"/>
        </w:rPr>
        <w:t xml:space="preserve">B106        </w:t>
      </w:r>
      <w:r>
        <w:rPr>
          <w:rStyle w:val="notaa"/>
          <w:color w:val="808080"/>
          <w:sz w:val="18"/>
          <w:szCs w:val="18"/>
        </w:rPr>
        <w:t>-</w:t>
      </w:r>
      <w:r>
        <w:rPr>
          <w:rStyle w:val="q"/>
          <w:color w:val="008000"/>
          <w:sz w:val="18"/>
          <w:szCs w:val="18"/>
        </w:rPr>
        <w:t>Q</w:t>
      </w:r>
      <w:r>
        <w:rPr>
          <w:rStyle w:val="v"/>
          <w:color w:val="FF0000"/>
          <w:sz w:val="18"/>
          <w:szCs w:val="18"/>
        </w:rPr>
        <w:t>V</w:t>
      </w:r>
      <w:r>
        <w:rPr>
          <w:rStyle w:val="l"/>
          <w:color w:val="FF0000"/>
          <w:sz w:val="18"/>
          <w:szCs w:val="18"/>
        </w:rPr>
        <w:t>L</w:t>
      </w:r>
      <w:r>
        <w:rPr>
          <w:rStyle w:val="e"/>
          <w:color w:val="0000FF"/>
          <w:sz w:val="18"/>
          <w:szCs w:val="18"/>
        </w:rPr>
        <w:t>E</w:t>
      </w:r>
      <w:r>
        <w:rPr>
          <w:rStyle w:val="r"/>
          <w:color w:val="FF00FF"/>
          <w:sz w:val="18"/>
        </w:rPr>
        <w:t>R</w:t>
      </w:r>
      <w:r>
        <w:rPr>
          <w:rStyle w:val="notaa"/>
          <w:color w:val="808080"/>
          <w:sz w:val="18"/>
          <w:szCs w:val="18"/>
        </w:rPr>
        <w:t>---</w:t>
      </w:r>
      <w:r>
        <w:rPr>
          <w:rStyle w:val="t"/>
          <w:color w:val="008000"/>
          <w:sz w:val="18"/>
        </w:rPr>
        <w:t>T</w:t>
      </w:r>
      <w:r>
        <w:rPr>
          <w:rStyle w:val="notaa"/>
          <w:color w:val="808080"/>
          <w:sz w:val="18"/>
          <w:szCs w:val="18"/>
        </w:rPr>
        <w:t>*</w:t>
      </w:r>
      <w:r>
        <w:rPr>
          <w:rStyle w:val="notaa"/>
          <w:color w:val="808080"/>
          <w:sz w:val="18"/>
          <w:szCs w:val="18"/>
        </w:rPr>
        <w:tab/>
        <w:t>121</w:t>
      </w:r>
    </w:p>
    <w:p w14:paraId="1D8C817A"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Lo1056      </w:t>
      </w:r>
      <w:r w:rsidRPr="0055034E">
        <w:rPr>
          <w:rStyle w:val="notaa"/>
          <w:color w:val="808080"/>
          <w:sz w:val="18"/>
          <w:szCs w:val="18"/>
          <w:lang w:val="de-DE"/>
        </w:rPr>
        <w:t>-</w:t>
      </w:r>
      <w:r w:rsidRPr="0055034E">
        <w:rPr>
          <w:rStyle w:val="q"/>
          <w:color w:val="008000"/>
          <w:sz w:val="18"/>
          <w:szCs w:val="18"/>
          <w:lang w:val="de-DE"/>
        </w:rPr>
        <w:t>Q</w:t>
      </w:r>
      <w:r w:rsidRPr="0055034E">
        <w:rPr>
          <w:rStyle w:val="v"/>
          <w:color w:val="FF0000"/>
          <w:sz w:val="18"/>
          <w:szCs w:val="18"/>
          <w:lang w:val="de-DE"/>
        </w:rPr>
        <w:t>V</w:t>
      </w:r>
      <w:r w:rsidRPr="0055034E">
        <w:rPr>
          <w:rStyle w:val="l"/>
          <w:color w:val="FF0000"/>
          <w:sz w:val="18"/>
          <w:szCs w:val="18"/>
          <w:lang w:val="de-DE"/>
        </w:rPr>
        <w:t>L</w:t>
      </w:r>
      <w:r w:rsidRPr="0055034E">
        <w:rPr>
          <w:rStyle w:val="e"/>
          <w:color w:val="0000FF"/>
          <w:sz w:val="18"/>
          <w:szCs w:val="18"/>
          <w:lang w:val="de-DE"/>
        </w:rPr>
        <w:t>E</w:t>
      </w:r>
      <w:r w:rsidRPr="0055034E">
        <w:rPr>
          <w:rStyle w:val="r"/>
          <w:color w:val="FF00FF"/>
          <w:sz w:val="18"/>
          <w:lang w:val="de-DE"/>
        </w:rPr>
        <w:t>R</w:t>
      </w:r>
      <w:r w:rsidRPr="0055034E">
        <w:rPr>
          <w:rStyle w:val="notaa"/>
          <w:color w:val="808080"/>
          <w:sz w:val="18"/>
          <w:szCs w:val="18"/>
          <w:lang w:val="de-DE"/>
        </w:rPr>
        <w:t>---</w:t>
      </w:r>
      <w:r w:rsidRPr="0055034E">
        <w:rPr>
          <w:rStyle w:val="t"/>
          <w:color w:val="008000"/>
          <w:sz w:val="18"/>
          <w:lang w:val="de-DE"/>
        </w:rPr>
        <w:t>T</w:t>
      </w:r>
      <w:r w:rsidRPr="0055034E">
        <w:rPr>
          <w:rStyle w:val="notaa"/>
          <w:color w:val="808080"/>
          <w:sz w:val="18"/>
          <w:szCs w:val="18"/>
          <w:lang w:val="de-DE"/>
        </w:rPr>
        <w:t>*</w:t>
      </w:r>
      <w:r w:rsidRPr="0055034E">
        <w:rPr>
          <w:rStyle w:val="notaa"/>
          <w:color w:val="808080"/>
          <w:sz w:val="18"/>
          <w:szCs w:val="18"/>
          <w:lang w:val="de-DE"/>
        </w:rPr>
        <w:tab/>
        <w:t>121</w:t>
      </w:r>
    </w:p>
    <w:p w14:paraId="324FF6C5"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B73         </w:t>
      </w:r>
      <w:r w:rsidRPr="0055034E">
        <w:rPr>
          <w:rStyle w:val="l"/>
          <w:color w:val="FF0000"/>
          <w:sz w:val="18"/>
          <w:szCs w:val="18"/>
          <w:lang w:val="de-DE"/>
        </w:rPr>
        <w:t>L</w:t>
      </w:r>
      <w:r w:rsidRPr="0055034E">
        <w:rPr>
          <w:rStyle w:val="m"/>
          <w:color w:val="FF0000"/>
          <w:szCs w:val="18"/>
          <w:lang w:val="de-DE"/>
        </w:rPr>
        <w:t>M</w:t>
      </w:r>
      <w:r w:rsidRPr="0055034E">
        <w:rPr>
          <w:rStyle w:val="v"/>
          <w:color w:val="FF0000"/>
          <w:sz w:val="18"/>
          <w:szCs w:val="18"/>
          <w:lang w:val="de-DE"/>
        </w:rPr>
        <w:t>V</w:t>
      </w:r>
      <w:r w:rsidRPr="0055034E">
        <w:rPr>
          <w:rStyle w:val="l"/>
          <w:color w:val="FF0000"/>
          <w:sz w:val="18"/>
          <w:szCs w:val="18"/>
          <w:lang w:val="de-DE"/>
        </w:rPr>
        <w:t>L</w:t>
      </w:r>
      <w:r w:rsidRPr="0055034E">
        <w:rPr>
          <w:rStyle w:val="q"/>
          <w:color w:val="008000"/>
          <w:sz w:val="18"/>
          <w:szCs w:val="18"/>
          <w:lang w:val="de-DE"/>
        </w:rPr>
        <w:t>Q</w:t>
      </w:r>
      <w:r w:rsidRPr="0055034E">
        <w:rPr>
          <w:rStyle w:val="y"/>
          <w:color w:val="008000"/>
          <w:sz w:val="18"/>
          <w:lang w:val="de-DE"/>
        </w:rPr>
        <w:t>Y</w:t>
      </w:r>
      <w:r w:rsidRPr="0055034E">
        <w:rPr>
          <w:rStyle w:val="g"/>
          <w:color w:val="008000"/>
          <w:sz w:val="18"/>
          <w:szCs w:val="18"/>
          <w:lang w:val="de-DE"/>
        </w:rPr>
        <w:t>G</w:t>
      </w:r>
      <w:r w:rsidRPr="0055034E">
        <w:rPr>
          <w:rStyle w:val="r"/>
          <w:color w:val="FF00FF"/>
          <w:sz w:val="18"/>
          <w:lang w:val="de-DE"/>
        </w:rPr>
        <w:t>RR</w:t>
      </w:r>
      <w:r w:rsidRPr="0055034E">
        <w:rPr>
          <w:rStyle w:val="s"/>
          <w:color w:val="008000"/>
          <w:sz w:val="18"/>
          <w:szCs w:val="18"/>
          <w:lang w:val="de-DE"/>
        </w:rPr>
        <w:t>S</w:t>
      </w:r>
      <w:r w:rsidRPr="0055034E">
        <w:rPr>
          <w:rStyle w:val="notaa"/>
          <w:color w:val="808080"/>
          <w:sz w:val="18"/>
          <w:szCs w:val="18"/>
          <w:lang w:val="de-DE"/>
        </w:rPr>
        <w:t>*</w:t>
      </w:r>
      <w:r w:rsidRPr="0055034E">
        <w:rPr>
          <w:rStyle w:val="notaa"/>
          <w:color w:val="808080"/>
          <w:sz w:val="18"/>
          <w:szCs w:val="18"/>
          <w:lang w:val="de-DE"/>
        </w:rPr>
        <w:tab/>
        <w:t>337</w:t>
      </w:r>
    </w:p>
    <w:p w14:paraId="40BAA80D"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F888        </w:t>
      </w:r>
      <w:r w:rsidRPr="0055034E">
        <w:rPr>
          <w:rStyle w:val="notaa"/>
          <w:color w:val="808080"/>
          <w:sz w:val="18"/>
          <w:szCs w:val="18"/>
          <w:lang w:val="de-DE"/>
        </w:rPr>
        <w:t>-----------</w:t>
      </w:r>
      <w:r w:rsidRPr="0055034E">
        <w:rPr>
          <w:rStyle w:val="notaa"/>
          <w:color w:val="808080"/>
          <w:sz w:val="18"/>
          <w:szCs w:val="18"/>
          <w:lang w:val="de-DE"/>
        </w:rPr>
        <w:tab/>
        <w:t>237</w:t>
      </w:r>
    </w:p>
    <w:p w14:paraId="53CDD54F" w14:textId="77777777" w:rsidR="00C460F7" w:rsidRPr="0055034E" w:rsidRDefault="00C460F7" w:rsidP="008A0682">
      <w:pPr>
        <w:pStyle w:val="HTMLPreformatted"/>
        <w:rPr>
          <w:color w:val="222222"/>
          <w:sz w:val="18"/>
          <w:szCs w:val="18"/>
          <w:lang w:val="de-DE"/>
        </w:rPr>
      </w:pPr>
      <w:r w:rsidRPr="0055034E">
        <w:rPr>
          <w:color w:val="222222"/>
          <w:sz w:val="18"/>
          <w:szCs w:val="18"/>
          <w:lang w:val="de-DE"/>
        </w:rPr>
        <w:t xml:space="preserve">Lo1270      </w:t>
      </w:r>
      <w:r w:rsidRPr="0055034E">
        <w:rPr>
          <w:rStyle w:val="l"/>
          <w:color w:val="FF0000"/>
          <w:sz w:val="18"/>
          <w:szCs w:val="18"/>
          <w:lang w:val="de-DE"/>
        </w:rPr>
        <w:t>L</w:t>
      </w:r>
      <w:r w:rsidRPr="0055034E">
        <w:rPr>
          <w:rStyle w:val="m"/>
          <w:color w:val="FF0000"/>
          <w:szCs w:val="18"/>
          <w:lang w:val="de-DE"/>
        </w:rPr>
        <w:t>M</w:t>
      </w:r>
      <w:r w:rsidRPr="0055034E">
        <w:rPr>
          <w:rStyle w:val="v"/>
          <w:color w:val="FF0000"/>
          <w:sz w:val="18"/>
          <w:szCs w:val="18"/>
          <w:lang w:val="de-DE"/>
        </w:rPr>
        <w:t>V</w:t>
      </w:r>
      <w:r w:rsidRPr="0055034E">
        <w:rPr>
          <w:rStyle w:val="l"/>
          <w:color w:val="FF0000"/>
          <w:sz w:val="18"/>
          <w:szCs w:val="18"/>
          <w:lang w:val="de-DE"/>
        </w:rPr>
        <w:t>L</w:t>
      </w:r>
      <w:r w:rsidRPr="0055034E">
        <w:rPr>
          <w:rStyle w:val="q"/>
          <w:color w:val="008000"/>
          <w:sz w:val="18"/>
          <w:szCs w:val="18"/>
          <w:lang w:val="de-DE"/>
        </w:rPr>
        <w:t>Q</w:t>
      </w:r>
      <w:r w:rsidRPr="0055034E">
        <w:rPr>
          <w:rStyle w:val="y"/>
          <w:color w:val="008000"/>
          <w:sz w:val="18"/>
          <w:lang w:val="de-DE"/>
        </w:rPr>
        <w:t>Y</w:t>
      </w:r>
      <w:r w:rsidRPr="0055034E">
        <w:rPr>
          <w:rStyle w:val="g"/>
          <w:color w:val="008000"/>
          <w:sz w:val="18"/>
          <w:szCs w:val="18"/>
          <w:lang w:val="de-DE"/>
        </w:rPr>
        <w:t>G</w:t>
      </w:r>
      <w:r w:rsidRPr="0055034E">
        <w:rPr>
          <w:rStyle w:val="r"/>
          <w:color w:val="FF00FF"/>
          <w:sz w:val="18"/>
          <w:lang w:val="de-DE"/>
        </w:rPr>
        <w:t>RR</w:t>
      </w:r>
      <w:r w:rsidRPr="0055034E">
        <w:rPr>
          <w:rStyle w:val="s"/>
          <w:color w:val="008000"/>
          <w:sz w:val="18"/>
          <w:szCs w:val="18"/>
          <w:lang w:val="de-DE"/>
        </w:rPr>
        <w:t>S</w:t>
      </w:r>
      <w:r w:rsidRPr="0055034E">
        <w:rPr>
          <w:rStyle w:val="notaa"/>
          <w:color w:val="808080"/>
          <w:sz w:val="18"/>
          <w:szCs w:val="18"/>
          <w:lang w:val="de-DE"/>
        </w:rPr>
        <w:t>*</w:t>
      </w:r>
      <w:r w:rsidRPr="0055034E">
        <w:rPr>
          <w:rStyle w:val="notaa"/>
          <w:color w:val="808080"/>
          <w:sz w:val="18"/>
          <w:szCs w:val="18"/>
          <w:lang w:val="de-DE"/>
        </w:rPr>
        <w:tab/>
        <w:t>335</w:t>
      </w:r>
    </w:p>
    <w:p w14:paraId="1A7D28B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E8EE4D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Zm00001d022554</w:t>
      </w:r>
    </w:p>
    <w:p w14:paraId="5AEE047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br/>
      </w:r>
    </w:p>
    <w:p w14:paraId="782D31F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78E21B6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B73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15414BD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0507CE8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178ACCD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42E105A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4DA1F42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5920C0B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588DA43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MAFWWPLLVLAAA</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LLLFLIPP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VLA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IP</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STQT</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808080"/>
          <w:sz w:val="18"/>
          <w:szCs w:val="18"/>
          <w:lang w:val="de-DE"/>
        </w:rPr>
        <w:tab/>
        <w:t>60</w:t>
      </w:r>
    </w:p>
    <w:p w14:paraId="4CE292B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2B249A6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64351C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4FA537A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ILL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1053EA6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ILL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7E53BC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6D62CBC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0230E8B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295C705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5A4EE53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1FBB77F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QCY</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PA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GY</w:t>
      </w:r>
      <w:r w:rsidRPr="0055034E">
        <w:rPr>
          <w:rFonts w:ascii="Courier New" w:hAnsi="Courier New" w:cs="Courier New"/>
          <w:color w:val="FF0000"/>
          <w:sz w:val="18"/>
          <w:szCs w:val="18"/>
          <w:lang w:val="de-DE"/>
        </w:rPr>
        <w:t>FPVV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QS</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IWA</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IL</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HQ</w:t>
      </w:r>
      <w:r w:rsidRPr="0055034E">
        <w:rPr>
          <w:rFonts w:ascii="Courier New" w:hAnsi="Courier New" w:cs="Courier New"/>
          <w:color w:val="0000FF"/>
          <w:sz w:val="18"/>
          <w:szCs w:val="18"/>
          <w:lang w:val="de-DE"/>
        </w:rPr>
        <w:t>D</w:t>
      </w:r>
      <w:r w:rsidRPr="0055034E">
        <w:rPr>
          <w:rFonts w:ascii="Courier New" w:hAnsi="Courier New" w:cs="Courier New"/>
          <w:color w:val="808080"/>
          <w:sz w:val="18"/>
          <w:szCs w:val="18"/>
          <w:lang w:val="de-DE"/>
        </w:rPr>
        <w:tab/>
        <w:t>120</w:t>
      </w:r>
    </w:p>
    <w:p w14:paraId="75F73A6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2887F67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30792B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10</w:t>
      </w:r>
    </w:p>
    <w:p w14:paraId="5495567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002406F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012B8DB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10</w:t>
      </w:r>
    </w:p>
    <w:p w14:paraId="7EE78AF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13CB929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03C2999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5B8A482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10</w:t>
      </w:r>
    </w:p>
    <w:p w14:paraId="62FF29B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SS</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TG</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TTC</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WLL</w:t>
      </w:r>
      <w:r w:rsidRPr="0055034E">
        <w:rPr>
          <w:rFonts w:ascii="Courier New" w:hAnsi="Courier New" w:cs="Courier New"/>
          <w:color w:val="0000FF"/>
          <w:sz w:val="18"/>
          <w:szCs w:val="18"/>
          <w:lang w:val="de-DE"/>
        </w:rPr>
        <w:t>DE</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WL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808080"/>
          <w:sz w:val="18"/>
          <w:szCs w:val="18"/>
          <w:lang w:val="de-DE"/>
        </w:rPr>
        <w:tab/>
        <w:t>180</w:t>
      </w:r>
    </w:p>
    <w:p w14:paraId="71F0C6C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D074E1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C4C657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70</w:t>
      </w:r>
    </w:p>
    <w:p w14:paraId="79DD18C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320DBF3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546CE70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70</w:t>
      </w:r>
    </w:p>
    <w:p w14:paraId="70E91AF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39BD555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2F80E1E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7E67EE5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70</w:t>
      </w:r>
    </w:p>
    <w:p w14:paraId="742FE7C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PL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NY</w:t>
      </w:r>
      <w:r w:rsidRPr="0055034E">
        <w:rPr>
          <w:rFonts w:ascii="Courier New" w:hAnsi="Courier New" w:cs="Courier New"/>
          <w:color w:val="FF0000"/>
          <w:sz w:val="18"/>
          <w:szCs w:val="18"/>
          <w:lang w:val="de-DE"/>
        </w:rPr>
        <w:t>PF</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VF</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PVLAAVF</w:t>
      </w:r>
      <w:r w:rsidRPr="0055034E">
        <w:rPr>
          <w:rFonts w:ascii="Courier New" w:hAnsi="Courier New" w:cs="Courier New"/>
          <w:color w:val="008000"/>
          <w:sz w:val="18"/>
          <w:szCs w:val="18"/>
          <w:lang w:val="de-DE"/>
        </w:rPr>
        <w:t>SGN</w:t>
      </w:r>
      <w:r w:rsidRPr="0055034E">
        <w:rPr>
          <w:rFonts w:ascii="Courier New" w:hAnsi="Courier New" w:cs="Courier New"/>
          <w:color w:val="FF0000"/>
          <w:sz w:val="18"/>
          <w:szCs w:val="18"/>
          <w:lang w:val="de-DE"/>
        </w:rPr>
        <w:t>AAVI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W</w:t>
      </w:r>
      <w:r w:rsidRPr="0055034E">
        <w:rPr>
          <w:rFonts w:ascii="Courier New" w:hAnsi="Courier New" w:cs="Courier New"/>
          <w:color w:val="008000"/>
          <w:sz w:val="18"/>
          <w:szCs w:val="18"/>
          <w:lang w:val="de-DE"/>
        </w:rPr>
        <w:t>SGC</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6CDCC67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6CB5B99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129D95E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130</w:t>
      </w:r>
    </w:p>
    <w:p w14:paraId="428D3DE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3F8C7F1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0BF55E3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130</w:t>
      </w:r>
    </w:p>
    <w:p w14:paraId="5F2C464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4091445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1FF7DE6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031BE79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130</w:t>
      </w:r>
    </w:p>
    <w:p w14:paraId="609155D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AP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FA</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TGQ</w:t>
      </w:r>
      <w:r w:rsidRPr="0055034E">
        <w:rPr>
          <w:rFonts w:ascii="Courier New" w:hAnsi="Courier New" w:cs="Courier New"/>
          <w:color w:val="FF0000"/>
          <w:sz w:val="18"/>
          <w:szCs w:val="18"/>
          <w:lang w:val="de-DE"/>
        </w:rPr>
        <w:t>ALV</w:t>
      </w:r>
      <w:r w:rsidRPr="0055034E">
        <w:rPr>
          <w:rFonts w:ascii="Courier New" w:hAnsi="Courier New" w:cs="Courier New"/>
          <w:color w:val="008000"/>
          <w:sz w:val="18"/>
          <w:szCs w:val="18"/>
          <w:lang w:val="de-DE"/>
        </w:rPr>
        <w:t>SS</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IIFV</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MIM</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LIPV</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GG</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FI</w:t>
      </w:r>
      <w:r w:rsidRPr="0055034E">
        <w:rPr>
          <w:rFonts w:ascii="Courier New" w:hAnsi="Courier New" w:cs="Courier New"/>
          <w:color w:val="808080"/>
          <w:sz w:val="18"/>
          <w:szCs w:val="18"/>
          <w:lang w:val="de-DE"/>
        </w:rPr>
        <w:tab/>
        <w:t>300</w:t>
      </w:r>
    </w:p>
    <w:p w14:paraId="4296F0D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3A29A3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002DA3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190</w:t>
      </w:r>
    </w:p>
    <w:p w14:paraId="087B411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7B7CA42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77B399C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190</w:t>
      </w:r>
    </w:p>
    <w:p w14:paraId="401F4E0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0C00F0D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1B24CFA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6E3E5E0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190</w:t>
      </w:r>
    </w:p>
    <w:p w14:paraId="69AA2D2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C</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LP</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AAL</w:t>
      </w:r>
      <w:r w:rsidRPr="0055034E">
        <w:rPr>
          <w:rFonts w:ascii="Courier New" w:hAnsi="Courier New" w:cs="Courier New"/>
          <w:color w:val="008000"/>
          <w:sz w:val="18"/>
          <w:szCs w:val="18"/>
          <w:lang w:val="de-DE"/>
        </w:rPr>
        <w:t>QSSGQNC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AFV</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IV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PPL</w:t>
      </w:r>
      <w:r w:rsidRPr="0055034E">
        <w:rPr>
          <w:rFonts w:ascii="Courier New" w:hAnsi="Courier New" w:cs="Courier New"/>
          <w:color w:val="008000"/>
          <w:sz w:val="18"/>
          <w:szCs w:val="18"/>
          <w:lang w:val="de-DE"/>
        </w:rPr>
        <w:t>S</w:t>
      </w:r>
      <w:r w:rsidRPr="0055034E">
        <w:rPr>
          <w:rFonts w:ascii="Courier New" w:hAnsi="Courier New" w:cs="Courier New"/>
          <w:color w:val="808080"/>
          <w:sz w:val="18"/>
          <w:szCs w:val="18"/>
          <w:lang w:val="de-DE"/>
        </w:rPr>
        <w:tab/>
        <w:t>360</w:t>
      </w:r>
    </w:p>
    <w:p w14:paraId="409204C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CCD620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2E36F22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250</w:t>
      </w:r>
    </w:p>
    <w:p w14:paraId="0CF37CF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740D99D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48D3E15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B107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250</w:t>
      </w:r>
    </w:p>
    <w:p w14:paraId="03779EF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1F1B437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73F7700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7692F51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250</w:t>
      </w:r>
    </w:p>
    <w:p w14:paraId="7ED281E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MI</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AL</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IAV</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AV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FFPP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HT</w:t>
      </w:r>
      <w:r w:rsidRPr="0055034E">
        <w:rPr>
          <w:rFonts w:ascii="Courier New" w:hAnsi="Courier New" w:cs="Courier New"/>
          <w:color w:val="808080"/>
          <w:sz w:val="18"/>
          <w:szCs w:val="18"/>
          <w:lang w:val="de-DE"/>
        </w:rPr>
        <w:tab/>
        <w:t>420</w:t>
      </w:r>
    </w:p>
    <w:p w14:paraId="6CCE341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DB1209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F3CDAC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310</w:t>
      </w:r>
    </w:p>
    <w:p w14:paraId="6CA324B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49C57C4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383E190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310</w:t>
      </w:r>
    </w:p>
    <w:p w14:paraId="4153A5F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4113E9C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33FD1FD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10BC123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310</w:t>
      </w:r>
    </w:p>
    <w:p w14:paraId="1A1392E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PIIPIM</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DEE</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YG</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GC</w:t>
      </w:r>
      <w:r w:rsidRPr="0055034E">
        <w:rPr>
          <w:rFonts w:ascii="Courier New" w:hAnsi="Courier New" w:cs="Courier New"/>
          <w:color w:val="FF0000"/>
          <w:sz w:val="18"/>
          <w:szCs w:val="18"/>
          <w:lang w:val="de-DE"/>
        </w:rPr>
        <w:t>AVF</w:t>
      </w:r>
      <w:r w:rsidRPr="0055034E">
        <w:rPr>
          <w:rFonts w:ascii="Courier New" w:hAnsi="Courier New" w:cs="Courier New"/>
          <w:color w:val="008000"/>
          <w:sz w:val="18"/>
          <w:szCs w:val="18"/>
          <w:lang w:val="de-DE"/>
        </w:rPr>
        <w:t>SGNQ</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AI</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SQ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HCG</w:t>
      </w:r>
      <w:r w:rsidRPr="0055034E">
        <w:rPr>
          <w:rFonts w:ascii="Courier New" w:hAnsi="Courier New" w:cs="Courier New"/>
          <w:color w:val="FF0000"/>
          <w:sz w:val="18"/>
          <w:szCs w:val="18"/>
          <w:lang w:val="de-DE"/>
        </w:rPr>
        <w:t>VAA</w:t>
      </w:r>
      <w:r w:rsidRPr="0055034E">
        <w:rPr>
          <w:rFonts w:ascii="Courier New" w:hAnsi="Courier New" w:cs="Courier New"/>
          <w:color w:val="808080"/>
          <w:sz w:val="18"/>
          <w:szCs w:val="18"/>
          <w:lang w:val="de-DE"/>
        </w:rPr>
        <w:tab/>
        <w:t>480</w:t>
      </w:r>
    </w:p>
    <w:p w14:paraId="7BF7C0B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6AA8548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6BF1C8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370</w:t>
      </w:r>
    </w:p>
    <w:p w14:paraId="7CB53E7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5029CDD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6EC9B77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370</w:t>
      </w:r>
    </w:p>
    <w:p w14:paraId="4B91648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23CB076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3EE8E61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07D100F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370</w:t>
      </w:r>
    </w:p>
    <w:p w14:paraId="781EC5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SSY</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CQS</w:t>
      </w:r>
      <w:r w:rsidRPr="0055034E">
        <w:rPr>
          <w:rFonts w:ascii="Courier New" w:hAnsi="Courier New" w:cs="Courier New"/>
          <w:color w:val="FF0000"/>
          <w:sz w:val="18"/>
          <w:szCs w:val="18"/>
          <w:lang w:val="de-DE"/>
        </w:rPr>
        <w:t>LPF</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SG</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FA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CC</w:t>
      </w:r>
      <w:r w:rsidRPr="0055034E">
        <w:rPr>
          <w:rFonts w:ascii="Courier New" w:hAnsi="Courier New" w:cs="Courier New"/>
          <w:color w:val="FF0000"/>
          <w:sz w:val="18"/>
          <w:szCs w:val="18"/>
          <w:lang w:val="de-DE"/>
        </w:rPr>
        <w:t>LV</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LWP</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VIP</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PI</w:t>
      </w:r>
      <w:r w:rsidRPr="0055034E">
        <w:rPr>
          <w:rFonts w:ascii="Courier New" w:hAnsi="Courier New" w:cs="Courier New"/>
          <w:color w:val="008000"/>
          <w:sz w:val="18"/>
          <w:szCs w:val="18"/>
          <w:lang w:val="de-DE"/>
        </w:rPr>
        <w:t>QY</w:t>
      </w:r>
      <w:r w:rsidRPr="0055034E">
        <w:rPr>
          <w:rFonts w:ascii="Courier New" w:hAnsi="Courier New" w:cs="Courier New"/>
          <w:color w:val="808080"/>
          <w:sz w:val="18"/>
          <w:szCs w:val="18"/>
          <w:lang w:val="de-DE"/>
        </w:rPr>
        <w:tab/>
        <w:t>540</w:t>
      </w:r>
    </w:p>
    <w:p w14:paraId="4F7B060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3DA20C5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CC00D0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FAP</w:t>
      </w:r>
      <w:r w:rsidRPr="0055034E">
        <w:rPr>
          <w:rFonts w:ascii="Courier New" w:hAnsi="Courier New" w:cs="Courier New"/>
          <w:color w:val="008000"/>
          <w:sz w:val="18"/>
          <w:szCs w:val="18"/>
          <w:lang w:val="de-DE"/>
        </w:rPr>
        <w:t>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423</w:t>
      </w:r>
    </w:p>
    <w:p w14:paraId="3EC0411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w:t>
      </w:r>
      <w:r w:rsidRPr="0055034E">
        <w:rPr>
          <w:rFonts w:ascii="Courier New" w:hAnsi="Courier New" w:cs="Courier New"/>
          <w:color w:val="FF0000"/>
          <w:sz w:val="18"/>
          <w:szCs w:val="18"/>
          <w:lang w:val="de-DE"/>
        </w:rPr>
        <w:t>FAP</w:t>
      </w:r>
      <w:r w:rsidRPr="0055034E">
        <w:rPr>
          <w:rFonts w:ascii="Courier New" w:hAnsi="Courier New" w:cs="Courier New"/>
          <w:color w:val="008000"/>
          <w:sz w:val="18"/>
          <w:szCs w:val="18"/>
          <w:lang w:val="de-DE"/>
        </w:rPr>
        <w:t>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708F26F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3ED6B05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423</w:t>
      </w:r>
    </w:p>
    <w:p w14:paraId="4D38C98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1697656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49191C5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636046B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423</w:t>
      </w:r>
    </w:p>
    <w:p w14:paraId="7F85948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PV</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HG</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LLV</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YGYS</w:t>
      </w:r>
      <w:r w:rsidRPr="0055034E">
        <w:rPr>
          <w:rFonts w:ascii="Courier New" w:hAnsi="Courier New" w:cs="Courier New"/>
          <w:color w:val="FF0000"/>
          <w:sz w:val="18"/>
          <w:szCs w:val="18"/>
          <w:lang w:val="de-DE"/>
        </w:rPr>
        <w:t>VW</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LV</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MV</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QNS</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SN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TT</w:t>
      </w:r>
      <w:r w:rsidRPr="0055034E">
        <w:rPr>
          <w:rFonts w:ascii="Courier New" w:hAnsi="Courier New" w:cs="Courier New"/>
          <w:color w:val="FF00FF"/>
          <w:sz w:val="18"/>
          <w:szCs w:val="18"/>
          <w:lang w:val="de-DE"/>
        </w:rPr>
        <w:t>KKRR</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593</w:t>
      </w:r>
    </w:p>
    <w:p w14:paraId="42A0B64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 **:**********</w:t>
      </w:r>
    </w:p>
    <w:p w14:paraId="2A7E49C4" w14:textId="77777777" w:rsidR="00C460F7" w:rsidRPr="0055034E" w:rsidRDefault="00C460F7" w:rsidP="008A0682">
      <w:pPr>
        <w:rPr>
          <w:lang w:val="de-DE"/>
        </w:rPr>
      </w:pPr>
    </w:p>
    <w:p w14:paraId="49E0BAF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Zm00001d026018</w:t>
      </w:r>
    </w:p>
    <w:p w14:paraId="4D71A2F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br/>
      </w:r>
    </w:p>
    <w:p w14:paraId="1B85ECF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ab/>
        <w:t>60</w:t>
      </w:r>
    </w:p>
    <w:p w14:paraId="7BE1B18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ab/>
        <w:t>60</w:t>
      </w:r>
    </w:p>
    <w:p w14:paraId="1C63648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APA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ab/>
        <w:t>60</w:t>
      </w:r>
    </w:p>
    <w:p w14:paraId="2C15422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TQ</w:t>
      </w:r>
      <w:r w:rsidRPr="0055034E">
        <w:rPr>
          <w:rFonts w:ascii="Courier New" w:hAnsi="Courier New" w:cs="Courier New"/>
          <w:color w:val="FF0000"/>
          <w:sz w:val="18"/>
          <w:szCs w:val="18"/>
          <w:lang w:val="de-DE"/>
        </w:rPr>
        <w:t>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469880B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TQ</w:t>
      </w:r>
      <w:r w:rsidRPr="0055034E">
        <w:rPr>
          <w:rFonts w:ascii="Courier New" w:hAnsi="Courier New" w:cs="Courier New"/>
          <w:color w:val="FF0000"/>
          <w:sz w:val="18"/>
          <w:szCs w:val="18"/>
          <w:lang w:val="de-DE"/>
        </w:rPr>
        <w:t>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638F4B3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PPPPPA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0B46640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TQ</w:t>
      </w:r>
      <w:r w:rsidRPr="0055034E">
        <w:rPr>
          <w:rFonts w:ascii="Courier New" w:hAnsi="Courier New" w:cs="Courier New"/>
          <w:color w:val="FF0000"/>
          <w:sz w:val="18"/>
          <w:szCs w:val="18"/>
          <w:lang w:val="de-DE"/>
        </w:rPr>
        <w:t>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2678974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CGG</w:t>
      </w:r>
      <w:r w:rsidRPr="0055034E">
        <w:rPr>
          <w:rFonts w:ascii="Courier New" w:hAnsi="Courier New" w:cs="Courier New"/>
          <w:color w:val="FF0000"/>
          <w:sz w:val="18"/>
          <w:szCs w:val="18"/>
          <w:lang w:val="de-DE"/>
        </w:rPr>
        <w:t>AL</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YQHS</w:t>
      </w:r>
      <w:r w:rsidRPr="0055034E">
        <w:rPr>
          <w:rFonts w:ascii="Courier New" w:hAnsi="Courier New" w:cs="Courier New"/>
          <w:color w:val="FF0000"/>
          <w:sz w:val="18"/>
          <w:szCs w:val="18"/>
          <w:lang w:val="de-DE"/>
        </w:rPr>
        <w:t>F</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AA</w:t>
      </w:r>
      <w:r w:rsidRPr="0055034E">
        <w:rPr>
          <w:rFonts w:ascii="Courier New" w:hAnsi="Courier New" w:cs="Courier New"/>
          <w:color w:val="008000"/>
          <w:sz w:val="18"/>
          <w:szCs w:val="18"/>
          <w:lang w:val="de-DE"/>
        </w:rPr>
        <w:t>SSQ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SS</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YS</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AVA</w:t>
      </w:r>
      <w:r w:rsidRPr="0055034E">
        <w:rPr>
          <w:rFonts w:ascii="Courier New" w:hAnsi="Courier New" w:cs="Courier New"/>
          <w:color w:val="0000FF"/>
          <w:sz w:val="18"/>
          <w:szCs w:val="18"/>
          <w:lang w:val="de-DE"/>
        </w:rPr>
        <w:t>DD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PPPPPA</w:t>
      </w:r>
      <w:r w:rsidRPr="0055034E">
        <w:rPr>
          <w:rFonts w:ascii="Courier New" w:hAnsi="Courier New" w:cs="Courier New"/>
          <w:color w:val="008000"/>
          <w:sz w:val="18"/>
          <w:szCs w:val="18"/>
          <w:lang w:val="de-DE"/>
        </w:rPr>
        <w:t>TT</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APPPPP</w:t>
      </w:r>
      <w:r w:rsidRPr="0055034E">
        <w:rPr>
          <w:rFonts w:ascii="Courier New" w:hAnsi="Courier New" w:cs="Courier New"/>
          <w:color w:val="808080"/>
          <w:sz w:val="18"/>
          <w:szCs w:val="18"/>
          <w:lang w:val="de-DE"/>
        </w:rPr>
        <w:tab/>
        <w:t>60</w:t>
      </w:r>
    </w:p>
    <w:p w14:paraId="7B50F2E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6B83A63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348D6B0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04F783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73C3577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27FFD57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1CABF5B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0BFF3B8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599AE0F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117</w:t>
      </w:r>
    </w:p>
    <w:p w14:paraId="25B61FE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AAAAM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120</w:t>
      </w:r>
    </w:p>
    <w:p w14:paraId="56F3B50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T</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AM</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GG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APP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GS</w:t>
      </w:r>
      <w:r w:rsidRPr="0055034E">
        <w:rPr>
          <w:rFonts w:ascii="Courier New" w:hAnsi="Courier New" w:cs="Courier New"/>
          <w:color w:val="FF0000"/>
          <w:sz w:val="18"/>
          <w:szCs w:val="18"/>
          <w:lang w:val="de-DE"/>
        </w:rPr>
        <w:t>VL</w:t>
      </w:r>
      <w:r w:rsidRPr="0055034E">
        <w:rPr>
          <w:rFonts w:ascii="Courier New" w:hAnsi="Courier New" w:cs="Courier New"/>
          <w:color w:val="008000"/>
          <w:sz w:val="18"/>
          <w:szCs w:val="18"/>
          <w:lang w:val="de-DE"/>
        </w:rPr>
        <w:t>GH</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AL</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GQGQ</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GTT</w:t>
      </w:r>
      <w:r w:rsidRPr="0055034E">
        <w:rPr>
          <w:rFonts w:ascii="Courier New" w:hAnsi="Courier New" w:cs="Courier New"/>
          <w:color w:val="FF0000"/>
          <w:sz w:val="18"/>
          <w:szCs w:val="18"/>
          <w:lang w:val="de-DE"/>
        </w:rPr>
        <w:t>FL</w:t>
      </w:r>
      <w:r w:rsidRPr="0055034E">
        <w:rPr>
          <w:rFonts w:ascii="Courier New" w:hAnsi="Courier New" w:cs="Courier New"/>
          <w:color w:val="008000"/>
          <w:sz w:val="18"/>
          <w:szCs w:val="18"/>
          <w:lang w:val="de-DE"/>
        </w:rPr>
        <w:t>CT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LA</w:t>
      </w:r>
      <w:r w:rsidRPr="0055034E">
        <w:rPr>
          <w:rFonts w:ascii="Courier New" w:hAnsi="Courier New" w:cs="Courier New"/>
          <w:color w:val="008000"/>
          <w:sz w:val="18"/>
          <w:szCs w:val="18"/>
          <w:lang w:val="de-DE"/>
        </w:rPr>
        <w:t>TG</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ab/>
        <w:t>117</w:t>
      </w:r>
    </w:p>
    <w:p w14:paraId="5E74463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2DB5F40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385ED6A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295CB98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65463E1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52C9E91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Lo1290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26FF787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31BE0D2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630C794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177</w:t>
      </w:r>
    </w:p>
    <w:p w14:paraId="70954AE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180</w:t>
      </w:r>
    </w:p>
    <w:p w14:paraId="2A6807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FF"/>
          <w:sz w:val="18"/>
          <w:szCs w:val="18"/>
          <w:lang w:val="de-DE"/>
        </w:rPr>
        <w:t>KRK</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ED</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w:t>
      </w:r>
      <w:r w:rsidRPr="0055034E">
        <w:rPr>
          <w:rFonts w:ascii="Courier New" w:hAnsi="Courier New" w:cs="Courier New"/>
          <w:color w:val="FF00FF"/>
          <w:sz w:val="18"/>
          <w:szCs w:val="18"/>
          <w:lang w:val="de-DE"/>
        </w:rPr>
        <w:t>RR</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IM</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SGHTN</w:t>
      </w:r>
      <w:r w:rsidRPr="0055034E">
        <w:rPr>
          <w:rFonts w:ascii="Courier New" w:hAnsi="Courier New" w:cs="Courier New"/>
          <w:color w:val="FF0000"/>
          <w:sz w:val="18"/>
          <w:szCs w:val="18"/>
          <w:lang w:val="de-DE"/>
        </w:rPr>
        <w:t>VVAI</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Y</w:t>
      </w:r>
      <w:r w:rsidRPr="0055034E">
        <w:rPr>
          <w:rFonts w:ascii="Courier New" w:hAnsi="Courier New" w:cs="Courier New"/>
          <w:color w:val="0000FF"/>
          <w:sz w:val="18"/>
          <w:szCs w:val="18"/>
          <w:lang w:val="de-DE"/>
        </w:rPr>
        <w:t>ED</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IVM</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C</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GG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LF</w:t>
      </w:r>
      <w:r w:rsidRPr="0055034E">
        <w:rPr>
          <w:rFonts w:ascii="Courier New" w:hAnsi="Courier New" w:cs="Courier New"/>
          <w:color w:val="808080"/>
          <w:sz w:val="18"/>
          <w:szCs w:val="18"/>
          <w:lang w:val="de-DE"/>
        </w:rPr>
        <w:tab/>
        <w:t>177</w:t>
      </w:r>
    </w:p>
    <w:p w14:paraId="73E3EE0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0A2EFD4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47B8318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0051485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494FDBF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17B731D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6A00889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318496C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4699BB5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237</w:t>
      </w:r>
    </w:p>
    <w:p w14:paraId="12B4F16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240</w:t>
      </w:r>
    </w:p>
    <w:p w14:paraId="429D5BA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GHYS</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RK</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IIV</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VV</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CHS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VM</w:t>
      </w:r>
      <w:r w:rsidRPr="0055034E">
        <w:rPr>
          <w:rFonts w:ascii="Courier New" w:hAnsi="Courier New" w:cs="Courier New"/>
          <w:color w:val="008000"/>
          <w:sz w:val="18"/>
          <w:szCs w:val="18"/>
          <w:lang w:val="de-DE"/>
        </w:rPr>
        <w:t>H</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FLLV</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DDD</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AI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8000"/>
          <w:sz w:val="18"/>
          <w:szCs w:val="18"/>
          <w:lang w:val="de-DE"/>
        </w:rPr>
        <w:t>G</w:t>
      </w:r>
      <w:r w:rsidRPr="0055034E">
        <w:rPr>
          <w:rFonts w:ascii="Courier New" w:hAnsi="Courier New" w:cs="Courier New"/>
          <w:color w:val="808080"/>
          <w:sz w:val="18"/>
          <w:szCs w:val="18"/>
          <w:lang w:val="de-DE"/>
        </w:rPr>
        <w:tab/>
        <w:t>237</w:t>
      </w:r>
    </w:p>
    <w:p w14:paraId="29D2C73A"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0</w:t>
      </w:r>
    </w:p>
    <w:p w14:paraId="1631CB9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                                                                        </w:t>
      </w:r>
    </w:p>
    <w:p w14:paraId="0F5B6F2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1C470E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282C352C"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4300980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08D408A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495BA6A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5C16692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297</w:t>
      </w:r>
    </w:p>
    <w:p w14:paraId="62CC03D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TQQG</w:t>
      </w:r>
      <w:r w:rsidRPr="0055034E">
        <w:rPr>
          <w:rFonts w:ascii="Courier New" w:hAnsi="Courier New" w:cs="Courier New"/>
          <w:color w:val="FF0000"/>
          <w:sz w:val="18"/>
          <w:szCs w:val="18"/>
          <w:lang w:val="de-DE"/>
        </w:rPr>
        <w:t>IF</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300</w:t>
      </w:r>
    </w:p>
    <w:p w14:paraId="47BCE5D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VFF</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PVP</w:t>
      </w:r>
      <w:r w:rsidRPr="0055034E">
        <w:rPr>
          <w:rFonts w:ascii="Courier New" w:hAnsi="Courier New" w:cs="Courier New"/>
          <w:color w:val="808080"/>
          <w:sz w:val="18"/>
          <w:szCs w:val="18"/>
          <w:lang w:val="de-DE"/>
        </w:rPr>
        <w:t>XXXXXX</w:t>
      </w:r>
      <w:r w:rsidRPr="0055034E">
        <w:rPr>
          <w:rFonts w:ascii="Courier New" w:hAnsi="Courier New" w:cs="Courier New"/>
          <w:color w:val="FF0000"/>
          <w:sz w:val="18"/>
          <w:szCs w:val="18"/>
          <w:lang w:val="de-DE"/>
        </w:rPr>
        <w:t>AVL</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VI</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PWPVI</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LI</w:t>
      </w:r>
      <w:r w:rsidRPr="0055034E">
        <w:rPr>
          <w:rFonts w:ascii="Courier New" w:hAnsi="Courier New" w:cs="Courier New"/>
          <w:color w:val="FF00FF"/>
          <w:sz w:val="18"/>
          <w:szCs w:val="18"/>
          <w:lang w:val="de-DE"/>
        </w:rPr>
        <w:t>RR</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297</w:t>
      </w:r>
    </w:p>
    <w:p w14:paraId="34CA378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808080"/>
          <w:sz w:val="18"/>
          <w:szCs w:val="18"/>
          <w:lang w:val="de-DE"/>
        </w:rPr>
        <w:t>------------------------------------------</w:t>
      </w:r>
      <w:r w:rsidRPr="0055034E">
        <w:rPr>
          <w:rFonts w:ascii="Courier New" w:hAnsi="Courier New" w:cs="Courier New"/>
          <w:color w:val="FF0000"/>
          <w:sz w:val="18"/>
          <w:szCs w:val="18"/>
          <w:lang w:val="de-DE"/>
        </w:rPr>
        <w:t>ML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P</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A</w:t>
      </w:r>
      <w:r w:rsidRPr="0055034E">
        <w:rPr>
          <w:rFonts w:ascii="Courier New" w:hAnsi="Courier New" w:cs="Courier New"/>
          <w:color w:val="FF00FF"/>
          <w:sz w:val="18"/>
          <w:szCs w:val="18"/>
          <w:lang w:val="de-DE"/>
        </w:rPr>
        <w:t>KR</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H</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VIA</w:t>
      </w:r>
      <w:r w:rsidRPr="0055034E">
        <w:rPr>
          <w:rFonts w:ascii="Courier New" w:hAnsi="Courier New" w:cs="Courier New"/>
          <w:color w:val="0000FF"/>
          <w:sz w:val="18"/>
          <w:szCs w:val="18"/>
          <w:lang w:val="de-DE"/>
        </w:rPr>
        <w:t>E</w:t>
      </w:r>
      <w:r w:rsidRPr="0055034E">
        <w:rPr>
          <w:rFonts w:ascii="Courier New" w:hAnsi="Courier New" w:cs="Courier New"/>
          <w:color w:val="808080"/>
          <w:sz w:val="18"/>
          <w:szCs w:val="18"/>
          <w:lang w:val="de-DE"/>
        </w:rPr>
        <w:tab/>
        <w:t>18</w:t>
      </w:r>
    </w:p>
    <w:p w14:paraId="4CC2233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4ECEE78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7293FB8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224742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B89ED5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562FA4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312816D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6A00ED8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357</w:t>
      </w:r>
    </w:p>
    <w:p w14:paraId="40A623F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360</w:t>
      </w:r>
    </w:p>
    <w:p w14:paraId="40BDE01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357</w:t>
      </w:r>
    </w:p>
    <w:p w14:paraId="4F49CE4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S</w:t>
      </w:r>
      <w:r w:rsidRPr="0055034E">
        <w:rPr>
          <w:rFonts w:ascii="Courier New" w:hAnsi="Courier New" w:cs="Courier New"/>
          <w:color w:val="0000FF"/>
          <w:sz w:val="18"/>
          <w:szCs w:val="18"/>
          <w:lang w:val="de-DE"/>
        </w:rPr>
        <w:t>EEE</w:t>
      </w:r>
      <w:r w:rsidRPr="0055034E">
        <w:rPr>
          <w:rFonts w:ascii="Courier New" w:hAnsi="Courier New" w:cs="Courier New"/>
          <w:color w:val="FF0000"/>
          <w:sz w:val="18"/>
          <w:szCs w:val="18"/>
          <w:lang w:val="de-DE"/>
        </w:rPr>
        <w:t>IA</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MF</w:t>
      </w:r>
      <w:r w:rsidRPr="0055034E">
        <w:rPr>
          <w:rFonts w:ascii="Courier New" w:hAnsi="Courier New" w:cs="Courier New"/>
          <w:color w:val="008000"/>
          <w:sz w:val="18"/>
          <w:szCs w:val="18"/>
          <w:lang w:val="de-DE"/>
        </w:rPr>
        <w:t>QT</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NSG</w:t>
      </w:r>
      <w:r w:rsidRPr="0055034E">
        <w:rPr>
          <w:rFonts w:ascii="Courier New" w:hAnsi="Courier New" w:cs="Courier New"/>
          <w:color w:val="FF0000"/>
          <w:sz w:val="18"/>
          <w:szCs w:val="18"/>
          <w:lang w:val="de-DE"/>
        </w:rPr>
        <w:t>AI</w:t>
      </w:r>
      <w:r w:rsidRPr="0055034E">
        <w:rPr>
          <w:rFonts w:ascii="Courier New" w:hAnsi="Courier New" w:cs="Courier New"/>
          <w:color w:val="008000"/>
          <w:sz w:val="18"/>
          <w:szCs w:val="18"/>
          <w:lang w:val="de-DE"/>
        </w:rPr>
        <w:t>TY</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RK</w:t>
      </w:r>
      <w:r w:rsidRPr="0055034E">
        <w:rPr>
          <w:rFonts w:ascii="Courier New" w:hAnsi="Courier New" w:cs="Courier New"/>
          <w:color w:val="008000"/>
          <w:sz w:val="18"/>
          <w:szCs w:val="18"/>
          <w:lang w:val="de-DE"/>
        </w:rPr>
        <w:t>YGST</w:t>
      </w:r>
      <w:r w:rsidRPr="0055034E">
        <w:rPr>
          <w:rFonts w:ascii="Courier New" w:hAnsi="Courier New" w:cs="Courier New"/>
          <w:color w:val="FF0000"/>
          <w:sz w:val="18"/>
          <w:szCs w:val="18"/>
          <w:lang w:val="de-DE"/>
        </w:rPr>
        <w:t>L</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T</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I</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LM</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AA</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NNGT</w:t>
      </w:r>
      <w:r w:rsidRPr="0055034E">
        <w:rPr>
          <w:rFonts w:ascii="Courier New" w:hAnsi="Courier New" w:cs="Courier New"/>
          <w:color w:val="808080"/>
          <w:sz w:val="18"/>
          <w:szCs w:val="18"/>
          <w:lang w:val="de-DE"/>
        </w:rPr>
        <w:tab/>
        <w:t>78</w:t>
      </w:r>
    </w:p>
    <w:p w14:paraId="5D7A8AE6"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412F79F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567AFF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05D71E8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28BBF66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4DE92FA0"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05D4F54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55D26AB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417</w:t>
      </w:r>
    </w:p>
    <w:p w14:paraId="045440E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420</w:t>
      </w:r>
    </w:p>
    <w:p w14:paraId="2F4B8D2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417</w:t>
      </w:r>
    </w:p>
    <w:p w14:paraId="0072EED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FIAA</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FF"/>
          <w:sz w:val="18"/>
          <w:szCs w:val="18"/>
          <w:lang w:val="de-DE"/>
        </w:rPr>
        <w:t>K</w:t>
      </w:r>
      <w:r w:rsidRPr="0055034E">
        <w:rPr>
          <w:rFonts w:ascii="Courier New" w:hAnsi="Courier New" w:cs="Courier New"/>
          <w:color w:val="FF0000"/>
          <w:sz w:val="18"/>
          <w:szCs w:val="18"/>
          <w:lang w:val="de-DE"/>
        </w:rPr>
        <w:t>L</w:t>
      </w:r>
      <w:r w:rsidRPr="0055034E">
        <w:rPr>
          <w:rFonts w:ascii="Courier New" w:hAnsi="Courier New" w:cs="Courier New"/>
          <w:color w:val="0000FF"/>
          <w:sz w:val="18"/>
          <w:szCs w:val="18"/>
          <w:lang w:val="de-DE"/>
        </w:rPr>
        <w:t>E</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EE</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LVAAF</w:t>
      </w:r>
      <w:r w:rsidRPr="0055034E">
        <w:rPr>
          <w:rFonts w:ascii="Courier New" w:hAnsi="Courier New" w:cs="Courier New"/>
          <w:color w:val="008000"/>
          <w:sz w:val="18"/>
          <w:szCs w:val="18"/>
          <w:lang w:val="de-DE"/>
        </w:rPr>
        <w:t>SY</w:t>
      </w:r>
      <w:r w:rsidRPr="0055034E">
        <w:rPr>
          <w:rFonts w:ascii="Courier New" w:hAnsi="Courier New" w:cs="Courier New"/>
          <w:color w:val="FF0000"/>
          <w:sz w:val="18"/>
          <w:szCs w:val="18"/>
          <w:lang w:val="de-DE"/>
        </w:rPr>
        <w:t>F</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GSGY</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V</w:t>
      </w:r>
      <w:r w:rsidRPr="0055034E">
        <w:rPr>
          <w:rFonts w:ascii="Courier New" w:hAnsi="Courier New" w:cs="Courier New"/>
          <w:color w:val="0000FF"/>
          <w:sz w:val="18"/>
          <w:szCs w:val="18"/>
          <w:lang w:val="de-DE"/>
        </w:rPr>
        <w:t>DE</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A</w:t>
      </w:r>
      <w:r w:rsidRPr="0055034E">
        <w:rPr>
          <w:rFonts w:ascii="Courier New" w:hAnsi="Courier New" w:cs="Courier New"/>
          <w:color w:val="008000"/>
          <w:sz w:val="18"/>
          <w:szCs w:val="18"/>
          <w:lang w:val="de-DE"/>
        </w:rPr>
        <w:t>C</w:t>
      </w:r>
      <w:r w:rsidRPr="0055034E">
        <w:rPr>
          <w:rFonts w:ascii="Courier New" w:hAnsi="Courier New" w:cs="Courier New"/>
          <w:color w:val="FF00FF"/>
          <w:sz w:val="18"/>
          <w:szCs w:val="18"/>
          <w:lang w:val="de-DE"/>
        </w:rPr>
        <w:t>K</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HN</w:t>
      </w:r>
      <w:r w:rsidRPr="0055034E">
        <w:rPr>
          <w:rFonts w:ascii="Courier New" w:hAnsi="Courier New" w:cs="Courier New"/>
          <w:color w:val="FF0000"/>
          <w:sz w:val="18"/>
          <w:szCs w:val="18"/>
          <w:lang w:val="de-DE"/>
        </w:rPr>
        <w:t>MP</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AFL</w:t>
      </w:r>
      <w:r w:rsidRPr="0055034E">
        <w:rPr>
          <w:rFonts w:ascii="Courier New" w:hAnsi="Courier New" w:cs="Courier New"/>
          <w:color w:val="0000FF"/>
          <w:sz w:val="18"/>
          <w:szCs w:val="18"/>
          <w:lang w:val="de-DE"/>
        </w:rPr>
        <w:t>DD</w:t>
      </w:r>
      <w:r w:rsidRPr="0055034E">
        <w:rPr>
          <w:rFonts w:ascii="Courier New" w:hAnsi="Courier New" w:cs="Courier New"/>
          <w:color w:val="FF0000"/>
          <w:sz w:val="18"/>
          <w:szCs w:val="18"/>
          <w:lang w:val="de-DE"/>
        </w:rPr>
        <w:t>VI</w:t>
      </w:r>
      <w:r w:rsidRPr="0055034E">
        <w:rPr>
          <w:rFonts w:ascii="Courier New" w:hAnsi="Courier New" w:cs="Courier New"/>
          <w:color w:val="808080"/>
          <w:sz w:val="18"/>
          <w:szCs w:val="18"/>
          <w:lang w:val="de-DE"/>
        </w:rPr>
        <w:tab/>
        <w:t>138</w:t>
      </w:r>
    </w:p>
    <w:p w14:paraId="544116C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w:t>
      </w:r>
    </w:p>
    <w:p w14:paraId="6014A3D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12DF687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437</w:t>
      </w:r>
    </w:p>
    <w:p w14:paraId="1FB6AD5D"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437</w:t>
      </w:r>
    </w:p>
    <w:p w14:paraId="3E259B5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Lo1290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LI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P</w:t>
      </w:r>
      <w:r w:rsidRPr="0055034E">
        <w:rPr>
          <w:rFonts w:ascii="Courier New" w:hAnsi="Courier New" w:cs="Courier New"/>
          <w:color w:val="008000"/>
          <w:sz w:val="18"/>
          <w:szCs w:val="18"/>
          <w:lang w:val="de-DE"/>
        </w:rPr>
        <w:t>H</w:t>
      </w:r>
      <w:r w:rsidRPr="0055034E">
        <w:rPr>
          <w:rFonts w:ascii="Courier New" w:hAnsi="Courier New" w:cs="Courier New"/>
          <w:color w:val="FF0000"/>
          <w:sz w:val="18"/>
          <w:szCs w:val="18"/>
          <w:lang w:val="de-DE"/>
        </w:rPr>
        <w:t>A</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437</w:t>
      </w:r>
    </w:p>
    <w:p w14:paraId="43C5D25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PHG83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467</w:t>
      </w:r>
    </w:p>
    <w:p w14:paraId="17233D1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467</w:t>
      </w:r>
    </w:p>
    <w:p w14:paraId="3DEC050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464</w:t>
      </w:r>
    </w:p>
    <w:p w14:paraId="228AD888"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467</w:t>
      </w:r>
    </w:p>
    <w:p w14:paraId="43A1A93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464</w:t>
      </w:r>
    </w:p>
    <w:p w14:paraId="2BE51AE4"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A</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Q</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N</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I</w:t>
      </w:r>
      <w:r w:rsidRPr="0055034E">
        <w:rPr>
          <w:rFonts w:ascii="Courier New" w:hAnsi="Courier New" w:cs="Courier New"/>
          <w:color w:val="0000FF"/>
          <w:sz w:val="18"/>
          <w:szCs w:val="18"/>
          <w:lang w:val="de-DE"/>
        </w:rPr>
        <w:t>D</w:t>
      </w:r>
      <w:r w:rsidRPr="0055034E">
        <w:rPr>
          <w:rFonts w:ascii="Courier New" w:hAnsi="Courier New" w:cs="Courier New"/>
          <w:color w:val="008000"/>
          <w:sz w:val="18"/>
          <w:szCs w:val="18"/>
          <w:lang w:val="de-DE"/>
        </w:rPr>
        <w:t>YG</w:t>
      </w:r>
      <w:r w:rsidRPr="0055034E">
        <w:rPr>
          <w:rFonts w:ascii="Courier New" w:hAnsi="Courier New" w:cs="Courier New"/>
          <w:color w:val="0000FF"/>
          <w:sz w:val="18"/>
          <w:szCs w:val="18"/>
          <w:lang w:val="de-DE"/>
        </w:rPr>
        <w:t>E</w:t>
      </w:r>
      <w:r w:rsidRPr="0055034E">
        <w:rPr>
          <w:rFonts w:ascii="Courier New" w:hAnsi="Courier New" w:cs="Courier New"/>
          <w:color w:val="FF0000"/>
          <w:sz w:val="18"/>
          <w:szCs w:val="18"/>
          <w:lang w:val="de-DE"/>
        </w:rPr>
        <w:t>FVAMM</w:t>
      </w:r>
      <w:r w:rsidRPr="0055034E">
        <w:rPr>
          <w:rFonts w:ascii="Courier New" w:hAnsi="Courier New" w:cs="Courier New"/>
          <w:color w:val="008000"/>
          <w:sz w:val="18"/>
          <w:szCs w:val="18"/>
          <w:lang w:val="de-DE"/>
        </w:rPr>
        <w:t>T</w:t>
      </w:r>
      <w:r w:rsidRPr="0055034E">
        <w:rPr>
          <w:rFonts w:ascii="Courier New" w:hAnsi="Courier New" w:cs="Courier New"/>
          <w:color w:val="FF00FF"/>
          <w:sz w:val="18"/>
          <w:szCs w:val="18"/>
          <w:lang w:val="de-DE"/>
        </w:rPr>
        <w:t>K</w:t>
      </w:r>
      <w:r w:rsidRPr="0055034E">
        <w:rPr>
          <w:rFonts w:ascii="Courier New" w:hAnsi="Courier New" w:cs="Courier New"/>
          <w:color w:val="008000"/>
          <w:sz w:val="18"/>
          <w:szCs w:val="18"/>
          <w:lang w:val="de-DE"/>
        </w:rPr>
        <w:t>GN</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G</w:t>
      </w:r>
      <w:r w:rsidRPr="0055034E">
        <w:rPr>
          <w:rFonts w:ascii="Courier New" w:hAnsi="Courier New" w:cs="Courier New"/>
          <w:color w:val="FF00FF"/>
          <w:sz w:val="18"/>
          <w:szCs w:val="18"/>
          <w:lang w:val="de-DE"/>
        </w:rPr>
        <w:t>RR</w:t>
      </w:r>
      <w:r w:rsidRPr="0055034E">
        <w:rPr>
          <w:rFonts w:ascii="Courier New" w:hAnsi="Courier New" w:cs="Courier New"/>
          <w:color w:val="008000"/>
          <w:sz w:val="18"/>
          <w:szCs w:val="18"/>
          <w:lang w:val="de-DE"/>
        </w:rPr>
        <w:t>T</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NS</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N</w:t>
      </w:r>
      <w:r w:rsidRPr="0055034E">
        <w:rPr>
          <w:rFonts w:ascii="Courier New" w:hAnsi="Courier New" w:cs="Courier New"/>
          <w:color w:val="FF0000"/>
          <w:sz w:val="18"/>
          <w:szCs w:val="18"/>
          <w:lang w:val="de-DE"/>
        </w:rPr>
        <w:t>I</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FF00FF"/>
          <w:sz w:val="18"/>
          <w:szCs w:val="18"/>
          <w:lang w:val="de-DE"/>
        </w:rPr>
        <w:t>R</w:t>
      </w:r>
      <w:r w:rsidRPr="0055034E">
        <w:rPr>
          <w:rFonts w:ascii="Courier New" w:hAnsi="Courier New" w:cs="Courier New"/>
          <w:color w:val="0000FF"/>
          <w:sz w:val="18"/>
          <w:szCs w:val="18"/>
          <w:lang w:val="de-DE"/>
        </w:rPr>
        <w:t>D</w:t>
      </w:r>
      <w:r w:rsidRPr="0055034E">
        <w:rPr>
          <w:rFonts w:ascii="Courier New" w:hAnsi="Courier New" w:cs="Courier New"/>
          <w:color w:val="FF0000"/>
          <w:sz w:val="18"/>
          <w:szCs w:val="18"/>
          <w:lang w:val="de-DE"/>
        </w:rPr>
        <w:t>AP</w:t>
      </w:r>
      <w:r w:rsidRPr="0055034E">
        <w:rPr>
          <w:rFonts w:ascii="Courier New" w:hAnsi="Courier New" w:cs="Courier New"/>
          <w:color w:val="008000"/>
          <w:sz w:val="18"/>
          <w:szCs w:val="18"/>
          <w:lang w:val="de-DE"/>
        </w:rPr>
        <w:t>G</w:t>
      </w:r>
      <w:r w:rsidRPr="0055034E">
        <w:rPr>
          <w:rFonts w:ascii="Courier New" w:hAnsi="Courier New" w:cs="Courier New"/>
          <w:color w:val="FF0000"/>
          <w:sz w:val="18"/>
          <w:szCs w:val="18"/>
          <w:lang w:val="de-DE"/>
        </w:rPr>
        <w:t>AF</w:t>
      </w:r>
      <w:r w:rsidRPr="0055034E">
        <w:rPr>
          <w:rFonts w:ascii="Courier New" w:hAnsi="Courier New" w:cs="Courier New"/>
          <w:color w:val="808080"/>
          <w:sz w:val="18"/>
          <w:szCs w:val="18"/>
          <w:lang w:val="de-DE"/>
        </w:rPr>
        <w:t>*</w:t>
      </w:r>
      <w:r w:rsidRPr="0055034E">
        <w:rPr>
          <w:rFonts w:ascii="Courier New" w:hAnsi="Courier New" w:cs="Courier New"/>
          <w:color w:val="808080"/>
          <w:sz w:val="18"/>
          <w:szCs w:val="18"/>
          <w:lang w:val="de-DE"/>
        </w:rPr>
        <w:tab/>
        <w:t>185</w:t>
      </w:r>
    </w:p>
    <w:p w14:paraId="0F455EFE"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55034E">
        <w:rPr>
          <w:rFonts w:ascii="Courier New" w:hAnsi="Courier New" w:cs="Courier New"/>
          <w:color w:val="808080"/>
          <w:sz w:val="18"/>
          <w:szCs w:val="18"/>
          <w:lang w:val="de-DE"/>
        </w:rPr>
        <w:t xml:space="preserve">            ******* .    . ..                               </w:t>
      </w:r>
    </w:p>
    <w:p w14:paraId="7359F8A8" w14:textId="77777777" w:rsidR="00C460F7" w:rsidRPr="0055034E" w:rsidRDefault="00C460F7" w:rsidP="008A0682">
      <w:pPr>
        <w:rPr>
          <w:lang w:val="de-DE"/>
        </w:rPr>
      </w:pPr>
    </w:p>
    <w:p w14:paraId="5DA542AF"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Zm00001d031861</w:t>
      </w:r>
    </w:p>
    <w:p w14:paraId="27FC24F1"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B106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HQNGGSSSSG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60</w:t>
      </w:r>
    </w:p>
    <w:p w14:paraId="0F220493"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Lo1056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HQNGSSSSGG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60</w:t>
      </w:r>
    </w:p>
    <w:p w14:paraId="271638C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Lo1270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HQNGSSSSGG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60</w:t>
      </w:r>
    </w:p>
    <w:p w14:paraId="1A8CAE57"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lastRenderedPageBreak/>
        <w:t xml:space="preserve">PHG83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2209121B"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B107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510848C2"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B73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45DC2819"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FC1890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29FB16F5" w14:textId="77777777" w:rsidR="00C460F7" w:rsidRPr="0055034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55034E">
        <w:rPr>
          <w:rFonts w:ascii="Courier New" w:hAnsi="Courier New" w:cs="Courier New"/>
          <w:color w:val="222222"/>
          <w:sz w:val="18"/>
          <w:szCs w:val="18"/>
          <w:lang w:val="de-DE"/>
        </w:rPr>
        <w:t xml:space="preserve">F888        </w:t>
      </w:r>
      <w:r w:rsidRPr="0055034E">
        <w:rPr>
          <w:rFonts w:ascii="Courier New" w:hAnsi="Courier New" w:cs="Courier New"/>
          <w:color w:val="FF0000"/>
          <w:sz w:val="18"/>
          <w:szCs w:val="18"/>
          <w:lang w:val="de-DE"/>
        </w:rPr>
        <w:t>M</w:t>
      </w:r>
      <w:r w:rsidRPr="0055034E">
        <w:rPr>
          <w:rFonts w:ascii="Courier New" w:hAnsi="Courier New" w:cs="Courier New"/>
          <w:color w:val="0000FF"/>
          <w:sz w:val="18"/>
          <w:szCs w:val="18"/>
          <w:lang w:val="de-DE"/>
        </w:rPr>
        <w:t>D</w:t>
      </w:r>
      <w:r w:rsidRPr="0055034E">
        <w:rPr>
          <w:rFonts w:ascii="Courier New" w:hAnsi="Courier New" w:cs="Courier New"/>
          <w:color w:val="FF00FF"/>
          <w:sz w:val="18"/>
          <w:szCs w:val="18"/>
          <w:lang w:val="de-DE"/>
        </w:rPr>
        <w:t>R</w:t>
      </w:r>
      <w:r w:rsidRPr="0055034E">
        <w:rPr>
          <w:rFonts w:ascii="Courier New" w:hAnsi="Courier New" w:cs="Courier New"/>
          <w:color w:val="FF0000"/>
          <w:sz w:val="18"/>
          <w:szCs w:val="18"/>
          <w:lang w:val="de-DE"/>
        </w:rPr>
        <w:t>VPPPV</w:t>
      </w:r>
      <w:r w:rsidRPr="0055034E">
        <w:rPr>
          <w:rFonts w:ascii="Courier New" w:hAnsi="Courier New" w:cs="Courier New"/>
          <w:color w:val="008000"/>
          <w:sz w:val="18"/>
          <w:szCs w:val="18"/>
          <w:lang w:val="de-DE"/>
        </w:rPr>
        <w:t>S</w:t>
      </w:r>
      <w:r w:rsidRPr="0055034E">
        <w:rPr>
          <w:rFonts w:ascii="Courier New" w:hAnsi="Courier New" w:cs="Courier New"/>
          <w:color w:val="FF0000"/>
          <w:sz w:val="18"/>
          <w:szCs w:val="18"/>
          <w:lang w:val="de-DE"/>
        </w:rPr>
        <w:t>M</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VAAM</w:t>
      </w:r>
      <w:r w:rsidRPr="0055034E">
        <w:rPr>
          <w:rFonts w:ascii="Courier New" w:hAnsi="Courier New" w:cs="Courier New"/>
          <w:color w:val="008000"/>
          <w:sz w:val="18"/>
          <w:szCs w:val="18"/>
          <w:lang w:val="de-DE"/>
        </w:rPr>
        <w:t>Q</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HQQQQQ</w:t>
      </w:r>
      <w:r w:rsidRPr="0055034E">
        <w:rPr>
          <w:rFonts w:ascii="Courier New" w:hAnsi="Courier New" w:cs="Courier New"/>
          <w:color w:val="FF0000"/>
          <w:sz w:val="18"/>
          <w:szCs w:val="18"/>
          <w:lang w:val="de-DE"/>
        </w:rPr>
        <w:t>FV</w:t>
      </w:r>
      <w:r w:rsidRPr="0055034E">
        <w:rPr>
          <w:rFonts w:ascii="Courier New" w:hAnsi="Courier New" w:cs="Courier New"/>
          <w:color w:val="008000"/>
          <w:sz w:val="18"/>
          <w:szCs w:val="18"/>
          <w:lang w:val="de-DE"/>
        </w:rPr>
        <w:t>HH</w:t>
      </w:r>
      <w:r w:rsidRPr="0055034E">
        <w:rPr>
          <w:rFonts w:ascii="Courier New" w:hAnsi="Courier New" w:cs="Courier New"/>
          <w:color w:val="FF0000"/>
          <w:sz w:val="18"/>
          <w:szCs w:val="18"/>
          <w:lang w:val="de-DE"/>
        </w:rPr>
        <w:t>L</w:t>
      </w:r>
      <w:r w:rsidRPr="0055034E">
        <w:rPr>
          <w:rFonts w:ascii="Courier New" w:hAnsi="Courier New" w:cs="Courier New"/>
          <w:color w:val="008000"/>
          <w:sz w:val="18"/>
          <w:szCs w:val="18"/>
          <w:lang w:val="de-DE"/>
        </w:rPr>
        <w:t>QQ</w:t>
      </w:r>
      <w:r w:rsidRPr="0055034E">
        <w:rPr>
          <w:rFonts w:ascii="Courier New" w:hAnsi="Courier New" w:cs="Courier New"/>
          <w:color w:val="FF0000"/>
          <w:sz w:val="18"/>
          <w:szCs w:val="18"/>
          <w:lang w:val="de-DE"/>
        </w:rPr>
        <w:t>V</w:t>
      </w:r>
      <w:r w:rsidRPr="0055034E">
        <w:rPr>
          <w:rFonts w:ascii="Courier New" w:hAnsi="Courier New" w:cs="Courier New"/>
          <w:color w:val="008000"/>
          <w:sz w:val="18"/>
          <w:szCs w:val="18"/>
          <w:lang w:val="de-DE"/>
        </w:rPr>
        <w:t>HQQGTQH</w:t>
      </w:r>
      <w:r w:rsidRPr="0055034E">
        <w:rPr>
          <w:rFonts w:ascii="Courier New" w:hAnsi="Courier New" w:cs="Courier New"/>
          <w:color w:val="0000FF"/>
          <w:sz w:val="18"/>
          <w:szCs w:val="18"/>
          <w:lang w:val="de-DE"/>
        </w:rPr>
        <w:t>E</w:t>
      </w:r>
      <w:r w:rsidRPr="0055034E">
        <w:rPr>
          <w:rFonts w:ascii="Courier New" w:hAnsi="Courier New" w:cs="Courier New"/>
          <w:color w:val="008000"/>
          <w:sz w:val="18"/>
          <w:szCs w:val="18"/>
          <w:lang w:val="de-DE"/>
        </w:rPr>
        <w:t>Q</w:t>
      </w:r>
      <w:r w:rsidRPr="0055034E">
        <w:rPr>
          <w:rFonts w:ascii="Courier New" w:hAnsi="Courier New" w:cs="Courier New"/>
          <w:color w:val="FF0000"/>
          <w:sz w:val="18"/>
          <w:szCs w:val="18"/>
          <w:lang w:val="de-DE"/>
        </w:rPr>
        <w:t>PPPP</w:t>
      </w:r>
      <w:r w:rsidRPr="0055034E">
        <w:rPr>
          <w:rFonts w:ascii="Courier New" w:hAnsi="Courier New" w:cs="Courier New"/>
          <w:color w:val="008000"/>
          <w:sz w:val="18"/>
          <w:szCs w:val="18"/>
          <w:lang w:val="de-DE"/>
        </w:rPr>
        <w:t>HQNGSSS</w:t>
      </w:r>
      <w:r w:rsidRPr="0055034E">
        <w:rPr>
          <w:rFonts w:ascii="Courier New" w:hAnsi="Courier New" w:cs="Courier New"/>
          <w:color w:val="808080"/>
          <w:sz w:val="18"/>
          <w:szCs w:val="18"/>
          <w:lang w:val="de-DE"/>
        </w:rPr>
        <w:t>-</w:t>
      </w:r>
      <w:r w:rsidRPr="0055034E">
        <w:rPr>
          <w:rFonts w:ascii="Courier New" w:hAnsi="Courier New" w:cs="Courier New"/>
          <w:color w:val="008000"/>
          <w:sz w:val="18"/>
          <w:szCs w:val="18"/>
          <w:lang w:val="de-DE"/>
        </w:rPr>
        <w:t>SG</w:t>
      </w:r>
      <w:r w:rsidRPr="0055034E">
        <w:rPr>
          <w:rFonts w:ascii="Courier New" w:hAnsi="Courier New" w:cs="Courier New"/>
          <w:color w:val="FF00FF"/>
          <w:sz w:val="18"/>
          <w:szCs w:val="18"/>
          <w:lang w:val="de-DE"/>
        </w:rPr>
        <w:t>R</w:t>
      </w:r>
      <w:r w:rsidRPr="0055034E">
        <w:rPr>
          <w:rFonts w:ascii="Courier New" w:hAnsi="Courier New" w:cs="Courier New"/>
          <w:color w:val="008000"/>
          <w:sz w:val="18"/>
          <w:szCs w:val="18"/>
          <w:lang w:val="de-DE"/>
        </w:rPr>
        <w:t>TGGG</w:t>
      </w:r>
      <w:r w:rsidRPr="0055034E">
        <w:rPr>
          <w:rFonts w:ascii="Courier New" w:hAnsi="Courier New" w:cs="Courier New"/>
          <w:color w:val="FF00FF"/>
          <w:sz w:val="18"/>
          <w:szCs w:val="18"/>
          <w:lang w:val="de-DE"/>
        </w:rPr>
        <w:t>R</w:t>
      </w:r>
      <w:r w:rsidRPr="0055034E">
        <w:rPr>
          <w:rFonts w:ascii="Courier New" w:hAnsi="Courier New" w:cs="Courier New"/>
          <w:color w:val="808080"/>
          <w:sz w:val="18"/>
          <w:szCs w:val="18"/>
          <w:lang w:val="de-DE"/>
        </w:rPr>
        <w:tab/>
        <w:t>59</w:t>
      </w:r>
    </w:p>
    <w:p w14:paraId="20AC809C"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FF0000"/>
          <w:sz w:val="18"/>
          <w:szCs w:val="18"/>
          <w:lang w:val="de-DE"/>
        </w:rPr>
        <w:t>M</w:t>
      </w:r>
      <w:r w:rsidRPr="00C83ADE">
        <w:rPr>
          <w:rFonts w:ascii="Courier New" w:hAnsi="Courier New" w:cs="Courier New"/>
          <w:color w:val="0000FF"/>
          <w:sz w:val="18"/>
          <w:szCs w:val="18"/>
          <w:lang w:val="de-DE"/>
        </w:rPr>
        <w:t>D</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VPPPV</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M</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VAAM</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HQQQQQ</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HH</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HQQGTQH</w:t>
      </w:r>
      <w:r w:rsidRPr="00C83ADE">
        <w:rPr>
          <w:rFonts w:ascii="Courier New" w:hAnsi="Courier New" w:cs="Courier New"/>
          <w:color w:val="0000FF"/>
          <w:sz w:val="18"/>
          <w:szCs w:val="18"/>
          <w:lang w:val="de-DE"/>
        </w:rPr>
        <w:t>E</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PPPP</w:t>
      </w:r>
      <w:r w:rsidRPr="00C83ADE">
        <w:rPr>
          <w:rFonts w:ascii="Courier New" w:hAnsi="Courier New" w:cs="Courier New"/>
          <w:color w:val="008000"/>
          <w:sz w:val="18"/>
          <w:szCs w:val="18"/>
          <w:lang w:val="de-DE"/>
        </w:rPr>
        <w:t>HQNGSSS</w:t>
      </w:r>
      <w:r w:rsidRPr="00C83ADE">
        <w:rPr>
          <w:rFonts w:ascii="Courier New" w:hAnsi="Courier New" w:cs="Courier New"/>
          <w:color w:val="808080"/>
          <w:sz w:val="18"/>
          <w:szCs w:val="18"/>
          <w:lang w:val="de-DE"/>
        </w:rPr>
        <w:t>-</w:t>
      </w:r>
      <w:r w:rsidRPr="00C83ADE">
        <w:rPr>
          <w:rFonts w:ascii="Courier New" w:hAnsi="Courier New" w:cs="Courier New"/>
          <w:color w:val="008000"/>
          <w:sz w:val="18"/>
          <w:szCs w:val="18"/>
          <w:lang w:val="de-DE"/>
        </w:rPr>
        <w:t>SG</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TGGG</w:t>
      </w:r>
      <w:r w:rsidRPr="00C83ADE">
        <w:rPr>
          <w:rFonts w:ascii="Courier New" w:hAnsi="Courier New" w:cs="Courier New"/>
          <w:color w:val="FF00FF"/>
          <w:sz w:val="18"/>
          <w:szCs w:val="18"/>
          <w:lang w:val="de-DE"/>
        </w:rPr>
        <w:t>R</w:t>
      </w:r>
      <w:r w:rsidRPr="00C83ADE">
        <w:rPr>
          <w:rFonts w:ascii="Courier New" w:hAnsi="Courier New" w:cs="Courier New"/>
          <w:color w:val="808080"/>
          <w:sz w:val="18"/>
          <w:szCs w:val="18"/>
          <w:lang w:val="de-DE"/>
        </w:rPr>
        <w:tab/>
        <w:t>59</w:t>
      </w:r>
    </w:p>
    <w:p w14:paraId="14CE9EB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 .*******</w:t>
      </w:r>
    </w:p>
    <w:p w14:paraId="55AB953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2893F4B"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120</w:t>
      </w:r>
    </w:p>
    <w:p w14:paraId="564DFCE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120</w:t>
      </w:r>
    </w:p>
    <w:p w14:paraId="08ED2AC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120</w:t>
      </w:r>
    </w:p>
    <w:p w14:paraId="0D8DDDF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168A35BD"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4F3C4CA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575691D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2F24DA44"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33D6264A"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CC</w:t>
      </w:r>
      <w:r w:rsidRPr="00C83ADE">
        <w:rPr>
          <w:rFonts w:ascii="Courier New" w:hAnsi="Courier New" w:cs="Courier New"/>
          <w:color w:val="FF0000"/>
          <w:sz w:val="18"/>
          <w:szCs w:val="18"/>
          <w:lang w:val="de-DE"/>
        </w:rPr>
        <w:t>PL</w:t>
      </w:r>
      <w:r w:rsidRPr="00C83ADE">
        <w:rPr>
          <w:rFonts w:ascii="Courier New" w:hAnsi="Courier New" w:cs="Courier New"/>
          <w:color w:val="FF00FF"/>
          <w:sz w:val="18"/>
          <w:szCs w:val="18"/>
          <w:lang w:val="de-DE"/>
        </w:rPr>
        <w:t>RR</w:t>
      </w:r>
      <w:r w:rsidRPr="00C83ADE">
        <w:rPr>
          <w:rFonts w:ascii="Courier New" w:hAnsi="Courier New" w:cs="Courier New"/>
          <w:color w:val="008000"/>
          <w:sz w:val="18"/>
          <w:szCs w:val="18"/>
          <w:lang w:val="de-DE"/>
        </w:rPr>
        <w:t>S</w:t>
      </w:r>
      <w:r w:rsidRPr="00C83ADE">
        <w:rPr>
          <w:rFonts w:ascii="Courier New" w:hAnsi="Courier New" w:cs="Courier New"/>
          <w:color w:val="FF00FF"/>
          <w:sz w:val="18"/>
          <w:szCs w:val="18"/>
          <w:lang w:val="de-DE"/>
        </w:rPr>
        <w:t>RK</w:t>
      </w:r>
      <w:r w:rsidRPr="00C83ADE">
        <w:rPr>
          <w:rFonts w:ascii="Courier New" w:hAnsi="Courier New" w:cs="Courier New"/>
          <w:color w:val="008000"/>
          <w:sz w:val="18"/>
          <w:szCs w:val="18"/>
          <w:lang w:val="de-DE"/>
        </w:rPr>
        <w:t>GC</w:t>
      </w:r>
      <w:r w:rsidRPr="00C83ADE">
        <w:rPr>
          <w:rFonts w:ascii="Courier New" w:hAnsi="Courier New" w:cs="Courier New"/>
          <w:color w:val="FF0000"/>
          <w:sz w:val="18"/>
          <w:szCs w:val="18"/>
          <w:lang w:val="de-DE"/>
        </w:rPr>
        <w:t>M</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008000"/>
          <w:sz w:val="18"/>
          <w:szCs w:val="18"/>
          <w:lang w:val="de-DE"/>
        </w:rPr>
        <w:t>GG</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NQQC</w:t>
      </w:r>
      <w:r w:rsidRPr="00C83ADE">
        <w:rPr>
          <w:rFonts w:ascii="Courier New" w:hAnsi="Courier New" w:cs="Courier New"/>
          <w:color w:val="FF0000"/>
          <w:sz w:val="18"/>
          <w:szCs w:val="18"/>
          <w:lang w:val="de-DE"/>
        </w:rPr>
        <w:t>PF</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V</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Q</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W</w:t>
      </w:r>
      <w:r w:rsidRPr="00C83ADE">
        <w:rPr>
          <w:rFonts w:ascii="Courier New" w:hAnsi="Courier New" w:cs="Courier New"/>
          <w:color w:val="008000"/>
          <w:sz w:val="18"/>
          <w:szCs w:val="18"/>
          <w:lang w:val="de-DE"/>
        </w:rPr>
        <w:t>G</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WVA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I</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N</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LWL</w:t>
      </w:r>
      <w:r w:rsidRPr="00C83ADE">
        <w:rPr>
          <w:rFonts w:ascii="Courier New" w:hAnsi="Courier New" w:cs="Courier New"/>
          <w:color w:val="008000"/>
          <w:sz w:val="18"/>
          <w:szCs w:val="18"/>
          <w:lang w:val="de-DE"/>
        </w:rPr>
        <w:t>GT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GS</w:t>
      </w:r>
      <w:r w:rsidRPr="00C83ADE">
        <w:rPr>
          <w:rFonts w:ascii="Courier New" w:hAnsi="Courier New" w:cs="Courier New"/>
          <w:color w:val="FF0000"/>
          <w:sz w:val="18"/>
          <w:szCs w:val="18"/>
          <w:lang w:val="de-DE"/>
        </w:rPr>
        <w:t>AL</w:t>
      </w:r>
      <w:r w:rsidRPr="00C83ADE">
        <w:rPr>
          <w:rFonts w:ascii="Courier New" w:hAnsi="Courier New" w:cs="Courier New"/>
          <w:color w:val="0000FF"/>
          <w:sz w:val="18"/>
          <w:szCs w:val="18"/>
          <w:lang w:val="de-DE"/>
        </w:rPr>
        <w:t>E</w:t>
      </w:r>
      <w:r w:rsidRPr="00C83ADE">
        <w:rPr>
          <w:rFonts w:ascii="Courier New" w:hAnsi="Courier New" w:cs="Courier New"/>
          <w:color w:val="808080"/>
          <w:sz w:val="18"/>
          <w:szCs w:val="18"/>
          <w:lang w:val="de-DE"/>
        </w:rPr>
        <w:tab/>
        <w:t>119</w:t>
      </w:r>
    </w:p>
    <w:p w14:paraId="3987B894"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w:t>
      </w:r>
    </w:p>
    <w:p w14:paraId="26C0DB7C"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4FB0F61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PAAAAAAAAA</w:t>
      </w:r>
      <w:r w:rsidRPr="00C83ADE">
        <w:rPr>
          <w:rFonts w:ascii="Courier New" w:hAnsi="Courier New" w:cs="Courier New"/>
          <w:color w:val="008000"/>
          <w:sz w:val="18"/>
          <w:szCs w:val="18"/>
          <w:lang w:val="de-DE"/>
        </w:rPr>
        <w:t>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808080"/>
          <w:sz w:val="18"/>
          <w:szCs w:val="18"/>
          <w:lang w:val="de-DE"/>
        </w:rPr>
        <w:t>---</w:t>
      </w:r>
      <w:r w:rsidRPr="00C83ADE">
        <w:rPr>
          <w:rFonts w:ascii="Courier New" w:hAnsi="Courier New" w:cs="Courier New"/>
          <w:color w:val="808080"/>
          <w:sz w:val="18"/>
          <w:szCs w:val="18"/>
          <w:lang w:val="de-DE"/>
        </w:rPr>
        <w:tab/>
        <w:t>177</w:t>
      </w:r>
    </w:p>
    <w:p w14:paraId="52DDCC9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w:t>
      </w:r>
      <w:r w:rsidRPr="00C83ADE">
        <w:rPr>
          <w:rFonts w:ascii="Courier New" w:hAnsi="Courier New" w:cs="Courier New"/>
          <w:color w:val="808080"/>
          <w:sz w:val="18"/>
          <w:szCs w:val="18"/>
          <w:lang w:val="de-DE"/>
        </w:rPr>
        <w:tab/>
        <w:t>176</w:t>
      </w:r>
    </w:p>
    <w:p w14:paraId="21FE767A"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w:t>
      </w:r>
      <w:r w:rsidRPr="00C83ADE">
        <w:rPr>
          <w:rFonts w:ascii="Courier New" w:hAnsi="Courier New" w:cs="Courier New"/>
          <w:color w:val="808080"/>
          <w:sz w:val="18"/>
          <w:szCs w:val="18"/>
          <w:lang w:val="de-DE"/>
        </w:rPr>
        <w:tab/>
        <w:t>176</w:t>
      </w:r>
    </w:p>
    <w:p w14:paraId="3A13F3F2"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w:t>
      </w:r>
      <w:r w:rsidRPr="00C83ADE">
        <w:rPr>
          <w:rFonts w:ascii="Courier New" w:hAnsi="Courier New" w:cs="Courier New"/>
          <w:color w:val="808080"/>
          <w:sz w:val="18"/>
          <w:szCs w:val="18"/>
          <w:lang w:val="de-DE"/>
        </w:rPr>
        <w:tab/>
        <w:t>176</w:t>
      </w:r>
    </w:p>
    <w:p w14:paraId="2A826BA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008000"/>
          <w:sz w:val="18"/>
          <w:szCs w:val="18"/>
          <w:lang w:val="de-DE"/>
        </w:rPr>
        <w:t>GG</w:t>
      </w:r>
      <w:r w:rsidRPr="00C83ADE">
        <w:rPr>
          <w:rFonts w:ascii="Courier New" w:hAnsi="Courier New" w:cs="Courier New"/>
          <w:color w:val="808080"/>
          <w:sz w:val="18"/>
          <w:szCs w:val="18"/>
          <w:lang w:val="de-DE"/>
        </w:rPr>
        <w:tab/>
        <w:t>177</w:t>
      </w:r>
    </w:p>
    <w:p w14:paraId="686885E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008000"/>
          <w:sz w:val="18"/>
          <w:szCs w:val="18"/>
          <w:lang w:val="de-DE"/>
        </w:rPr>
        <w:t>GG</w:t>
      </w:r>
      <w:r w:rsidRPr="00C83ADE">
        <w:rPr>
          <w:rFonts w:ascii="Courier New" w:hAnsi="Courier New" w:cs="Courier New"/>
          <w:color w:val="808080"/>
          <w:sz w:val="18"/>
          <w:szCs w:val="18"/>
          <w:lang w:val="de-DE"/>
        </w:rPr>
        <w:tab/>
        <w:t>177</w:t>
      </w:r>
    </w:p>
    <w:p w14:paraId="0CE5335A"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PAAAA</w:t>
      </w:r>
      <w:r w:rsidRPr="00C83ADE">
        <w:rPr>
          <w:rFonts w:ascii="Courier New" w:hAnsi="Courier New" w:cs="Courier New"/>
          <w:color w:val="008000"/>
          <w:sz w:val="18"/>
          <w:szCs w:val="18"/>
          <w:lang w:val="de-DE"/>
        </w:rPr>
        <w:t>GG</w:t>
      </w:r>
      <w:r w:rsidRPr="00C83ADE">
        <w:rPr>
          <w:rFonts w:ascii="Courier New" w:hAnsi="Courier New" w:cs="Courier New"/>
          <w:color w:val="808080"/>
          <w:sz w:val="18"/>
          <w:szCs w:val="18"/>
          <w:lang w:val="de-DE"/>
        </w:rPr>
        <w:tab/>
        <w:t>177</w:t>
      </w:r>
    </w:p>
    <w:p w14:paraId="4FEFCE0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008000"/>
          <w:sz w:val="18"/>
          <w:szCs w:val="18"/>
          <w:lang w:val="de-DE"/>
        </w:rPr>
        <w:t>GGG</w:t>
      </w:r>
      <w:r w:rsidRPr="00C83ADE">
        <w:rPr>
          <w:rFonts w:ascii="Courier New" w:hAnsi="Courier New" w:cs="Courier New"/>
          <w:color w:val="808080"/>
          <w:sz w:val="18"/>
          <w:szCs w:val="18"/>
          <w:lang w:val="de-DE"/>
        </w:rPr>
        <w:tab/>
        <w:t>177</w:t>
      </w:r>
    </w:p>
    <w:p w14:paraId="3DBF9D36"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FF0000"/>
          <w:sz w:val="18"/>
          <w:szCs w:val="18"/>
          <w:lang w:val="de-DE"/>
        </w:rPr>
        <w:t>AA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Y</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AAA</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YG</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C</w:t>
      </w:r>
      <w:r w:rsidRPr="00C83ADE">
        <w:rPr>
          <w:rFonts w:ascii="Courier New" w:hAnsi="Courier New" w:cs="Courier New"/>
          <w:color w:val="FF0000"/>
          <w:sz w:val="18"/>
          <w:szCs w:val="18"/>
          <w:lang w:val="de-DE"/>
        </w:rPr>
        <w:t>A</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N</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LVPP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AA</w:t>
      </w:r>
      <w:r w:rsidRPr="00C83ADE">
        <w:rPr>
          <w:rFonts w:ascii="Courier New" w:hAnsi="Courier New" w:cs="Courier New"/>
          <w:color w:val="808080"/>
          <w:sz w:val="18"/>
          <w:szCs w:val="18"/>
          <w:lang w:val="de-DE"/>
        </w:rPr>
        <w:t>--</w:t>
      </w:r>
      <w:r w:rsidRPr="00C83ADE">
        <w:rPr>
          <w:rFonts w:ascii="Courier New" w:hAnsi="Courier New" w:cs="Courier New"/>
          <w:color w:val="FF0000"/>
          <w:sz w:val="18"/>
          <w:szCs w:val="18"/>
          <w:lang w:val="de-DE"/>
        </w:rPr>
        <w:t>AAAA</w:t>
      </w:r>
      <w:r w:rsidRPr="00C83ADE">
        <w:rPr>
          <w:rFonts w:ascii="Courier New" w:hAnsi="Courier New" w:cs="Courier New"/>
          <w:color w:val="008000"/>
          <w:sz w:val="18"/>
          <w:szCs w:val="18"/>
          <w:lang w:val="de-DE"/>
        </w:rPr>
        <w:t>GGGG</w:t>
      </w:r>
      <w:r w:rsidRPr="00C83ADE">
        <w:rPr>
          <w:rFonts w:ascii="Courier New" w:hAnsi="Courier New" w:cs="Courier New"/>
          <w:color w:val="FF0000"/>
          <w:sz w:val="18"/>
          <w:szCs w:val="18"/>
          <w:lang w:val="de-DE"/>
        </w:rPr>
        <w:t>PAVVA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VA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PAAA</w:t>
      </w:r>
      <w:r w:rsidRPr="00C83ADE">
        <w:rPr>
          <w:rFonts w:ascii="Courier New" w:hAnsi="Courier New" w:cs="Courier New"/>
          <w:color w:val="008000"/>
          <w:sz w:val="18"/>
          <w:szCs w:val="18"/>
          <w:lang w:val="de-DE"/>
        </w:rPr>
        <w:t>GGG</w:t>
      </w:r>
      <w:r w:rsidRPr="00C83ADE">
        <w:rPr>
          <w:rFonts w:ascii="Courier New" w:hAnsi="Courier New" w:cs="Courier New"/>
          <w:color w:val="808080"/>
          <w:sz w:val="18"/>
          <w:szCs w:val="18"/>
          <w:lang w:val="de-DE"/>
        </w:rPr>
        <w:tab/>
        <w:t>177</w:t>
      </w:r>
    </w:p>
    <w:p w14:paraId="7AFF0312"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  **  ****.*********************   </w:t>
      </w:r>
    </w:p>
    <w:p w14:paraId="2425BD4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56DC253D"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568D6F1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AMAAPMMVM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SNSSSS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236</w:t>
      </w:r>
    </w:p>
    <w:p w14:paraId="0AEB048C"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AMAAPMMVM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SNSSSS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236</w:t>
      </w:r>
    </w:p>
    <w:p w14:paraId="751A1DC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AMAAPMMVM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236</w:t>
      </w:r>
    </w:p>
    <w:p w14:paraId="05F4B6C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1815C525"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1638DAC9"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1E2E094B"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6727458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008000"/>
          <w:sz w:val="18"/>
          <w:szCs w:val="18"/>
          <w:lang w:val="de-DE"/>
        </w:rPr>
        <w:t>GGHNCHHQY</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QQQH</w:t>
      </w:r>
      <w:r w:rsidRPr="00C83ADE">
        <w:rPr>
          <w:rFonts w:ascii="Courier New" w:hAnsi="Courier New" w:cs="Courier New"/>
          <w:color w:val="FF0000"/>
          <w:sz w:val="18"/>
          <w:szCs w:val="18"/>
          <w:lang w:val="de-DE"/>
        </w:rPr>
        <w:t>AMAAPMMMM</w:t>
      </w:r>
      <w:r w:rsidRPr="00C83ADE">
        <w:rPr>
          <w:rFonts w:ascii="Courier New" w:hAnsi="Courier New" w:cs="Courier New"/>
          <w:color w:val="008000"/>
          <w:sz w:val="18"/>
          <w:szCs w:val="18"/>
          <w:lang w:val="de-DE"/>
        </w:rPr>
        <w:t>HSSCCS</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GSSSNS</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I</w:t>
      </w:r>
      <w:r w:rsidRPr="00C83ADE">
        <w:rPr>
          <w:rFonts w:ascii="Courier New" w:hAnsi="Courier New" w:cs="Courier New"/>
          <w:color w:val="008000"/>
          <w:sz w:val="18"/>
          <w:szCs w:val="18"/>
          <w:lang w:val="de-DE"/>
        </w:rPr>
        <w:t>SNSCSS</w:t>
      </w:r>
      <w:r w:rsidRPr="00C83ADE">
        <w:rPr>
          <w:rFonts w:ascii="Courier New" w:hAnsi="Courier New" w:cs="Courier New"/>
          <w:color w:val="FF0000"/>
          <w:sz w:val="18"/>
          <w:szCs w:val="18"/>
          <w:lang w:val="de-DE"/>
        </w:rPr>
        <w:t>PV</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S</w:t>
      </w:r>
      <w:r w:rsidRPr="00C83ADE">
        <w:rPr>
          <w:rFonts w:ascii="Courier New" w:hAnsi="Courier New" w:cs="Courier New"/>
          <w:color w:val="FF0000"/>
          <w:sz w:val="18"/>
          <w:szCs w:val="18"/>
          <w:lang w:val="de-DE"/>
        </w:rPr>
        <w:t>PA</w:t>
      </w:r>
      <w:r w:rsidRPr="00C83ADE">
        <w:rPr>
          <w:rFonts w:ascii="Courier New" w:hAnsi="Courier New" w:cs="Courier New"/>
          <w:color w:val="008000"/>
          <w:sz w:val="18"/>
          <w:szCs w:val="18"/>
          <w:lang w:val="de-DE"/>
        </w:rPr>
        <w:t>YSHHQ</w:t>
      </w:r>
      <w:r w:rsidRPr="00C83ADE">
        <w:rPr>
          <w:rFonts w:ascii="Courier New" w:hAnsi="Courier New" w:cs="Courier New"/>
          <w:color w:val="808080"/>
          <w:sz w:val="18"/>
          <w:szCs w:val="18"/>
          <w:lang w:val="de-DE"/>
        </w:rPr>
        <w:tab/>
        <w:t>237</w:t>
      </w:r>
    </w:p>
    <w:p w14:paraId="68A3509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w:t>
      </w:r>
    </w:p>
    <w:p w14:paraId="5C57970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274AEB00"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00261C9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296</w:t>
      </w:r>
    </w:p>
    <w:p w14:paraId="5123B28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296</w:t>
      </w:r>
    </w:p>
    <w:p w14:paraId="6184F7E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296</w:t>
      </w:r>
    </w:p>
    <w:p w14:paraId="452741B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0E11F449"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61D55B5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MF</w:t>
      </w:r>
      <w:r w:rsidRPr="00C83ADE">
        <w:rPr>
          <w:rFonts w:ascii="Courier New" w:hAnsi="Courier New" w:cs="Courier New"/>
          <w:color w:val="008000"/>
          <w:sz w:val="18"/>
          <w:szCs w:val="18"/>
          <w:lang w:val="de-DE"/>
        </w:rPr>
        <w:t>QT</w:t>
      </w:r>
      <w:r w:rsidRPr="00C83ADE">
        <w:rPr>
          <w:rFonts w:ascii="Courier New" w:hAnsi="Courier New" w:cs="Courier New"/>
          <w:color w:val="FF0000"/>
          <w:sz w:val="18"/>
          <w:szCs w:val="18"/>
          <w:lang w:val="de-DE"/>
        </w:rPr>
        <w:t>PAL</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511D71F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71A90EE1"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008000"/>
          <w:sz w:val="18"/>
          <w:szCs w:val="18"/>
          <w:lang w:val="de-DE"/>
        </w:rPr>
        <w:t>TT</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APAPPP</w:t>
      </w:r>
      <w:r w:rsidRPr="00C83ADE">
        <w:rPr>
          <w:rFonts w:ascii="Courier New" w:hAnsi="Courier New" w:cs="Courier New"/>
          <w:color w:val="008000"/>
          <w:sz w:val="18"/>
          <w:szCs w:val="18"/>
          <w:lang w:val="de-DE"/>
        </w:rPr>
        <w:t>SCG</w:t>
      </w:r>
      <w:r w:rsidRPr="00C83ADE">
        <w:rPr>
          <w:rFonts w:ascii="Courier New" w:hAnsi="Courier New" w:cs="Courier New"/>
          <w:color w:val="FF0000"/>
          <w:sz w:val="18"/>
          <w:szCs w:val="18"/>
          <w:lang w:val="de-DE"/>
        </w:rPr>
        <w:t>AM</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MAAAAP</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V</w:t>
      </w:r>
      <w:r w:rsidRPr="00C83ADE">
        <w:rPr>
          <w:rFonts w:ascii="Courier New" w:hAnsi="Courier New" w:cs="Courier New"/>
          <w:color w:val="008000"/>
          <w:sz w:val="18"/>
          <w:szCs w:val="18"/>
          <w:lang w:val="de-DE"/>
        </w:rPr>
        <w:t>G</w:t>
      </w:r>
      <w:r w:rsidRPr="00C83ADE">
        <w:rPr>
          <w:rFonts w:ascii="Courier New" w:hAnsi="Courier New" w:cs="Courier New"/>
          <w:color w:val="0000FF"/>
          <w:sz w:val="18"/>
          <w:szCs w:val="18"/>
          <w:lang w:val="de-DE"/>
        </w:rPr>
        <w:t>DDD</w:t>
      </w:r>
      <w:r w:rsidRPr="00C83ADE">
        <w:rPr>
          <w:rFonts w:ascii="Courier New" w:hAnsi="Courier New" w:cs="Courier New"/>
          <w:color w:val="008000"/>
          <w:sz w:val="18"/>
          <w:szCs w:val="18"/>
          <w:lang w:val="de-DE"/>
        </w:rPr>
        <w:t>TTT</w:t>
      </w:r>
      <w:r w:rsidRPr="00C83ADE">
        <w:rPr>
          <w:rFonts w:ascii="Courier New" w:hAnsi="Courier New" w:cs="Courier New"/>
          <w:color w:val="FF0000"/>
          <w:sz w:val="18"/>
          <w:szCs w:val="18"/>
          <w:lang w:val="de-DE"/>
        </w:rPr>
        <w:t>AMAM</w:t>
      </w:r>
      <w:r w:rsidRPr="00C83ADE">
        <w:rPr>
          <w:rFonts w:ascii="Courier New" w:hAnsi="Courier New" w:cs="Courier New"/>
          <w:color w:val="008000"/>
          <w:sz w:val="18"/>
          <w:szCs w:val="18"/>
          <w:lang w:val="de-DE"/>
        </w:rPr>
        <w:t>H</w:t>
      </w:r>
      <w:r w:rsidRPr="00C83ADE">
        <w:rPr>
          <w:rFonts w:ascii="Courier New" w:hAnsi="Courier New" w:cs="Courier New"/>
          <w:color w:val="FF00FF"/>
          <w:sz w:val="18"/>
          <w:szCs w:val="18"/>
          <w:lang w:val="de-DE"/>
        </w:rPr>
        <w:t>R</w:t>
      </w:r>
      <w:r w:rsidRPr="00C83ADE">
        <w:rPr>
          <w:rFonts w:ascii="Courier New" w:hAnsi="Courier New" w:cs="Courier New"/>
          <w:color w:val="008000"/>
          <w:sz w:val="18"/>
          <w:szCs w:val="18"/>
          <w:lang w:val="de-DE"/>
        </w:rPr>
        <w:t>HQQ</w:t>
      </w:r>
      <w:r w:rsidRPr="00C83ADE">
        <w:rPr>
          <w:rFonts w:ascii="Courier New" w:hAnsi="Courier New" w:cs="Courier New"/>
          <w:color w:val="FF0000"/>
          <w:sz w:val="18"/>
          <w:szCs w:val="18"/>
          <w:lang w:val="de-DE"/>
        </w:rPr>
        <w:t>MM</w:t>
      </w:r>
      <w:r w:rsidRPr="00C83ADE">
        <w:rPr>
          <w:rFonts w:ascii="Courier New" w:hAnsi="Courier New" w:cs="Courier New"/>
          <w:color w:val="FF00FF"/>
          <w:sz w:val="18"/>
          <w:szCs w:val="18"/>
          <w:lang w:val="de-DE"/>
        </w:rPr>
        <w:t>R</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LA</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APL</w:t>
      </w:r>
      <w:r w:rsidRPr="00C83ADE">
        <w:rPr>
          <w:rFonts w:ascii="Courier New" w:hAnsi="Courier New" w:cs="Courier New"/>
          <w:color w:val="008000"/>
          <w:sz w:val="18"/>
          <w:szCs w:val="18"/>
          <w:lang w:val="de-DE"/>
        </w:rPr>
        <w:t>HQ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D</w:t>
      </w:r>
      <w:r w:rsidRPr="00C83ADE">
        <w:rPr>
          <w:rFonts w:ascii="Courier New" w:hAnsi="Courier New" w:cs="Courier New"/>
          <w:color w:val="808080"/>
          <w:sz w:val="18"/>
          <w:szCs w:val="18"/>
          <w:lang w:val="de-DE"/>
        </w:rPr>
        <w:tab/>
        <w:t>297</w:t>
      </w:r>
    </w:p>
    <w:p w14:paraId="7DACAFE4"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lang w:val="de-DE"/>
        </w:rPr>
      </w:pPr>
      <w:r w:rsidRPr="00C83ADE">
        <w:rPr>
          <w:rFonts w:ascii="Courier New" w:hAnsi="Courier New" w:cs="Courier New"/>
          <w:color w:val="808080"/>
          <w:sz w:val="18"/>
          <w:szCs w:val="18"/>
          <w:lang w:val="de-DE"/>
        </w:rPr>
        <w:t xml:space="preserve">            * **:**  *********:*****************************************</w:t>
      </w:r>
    </w:p>
    <w:p w14:paraId="64E4BC3B"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p>
    <w:p w14:paraId="36160DC2"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B106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071A9BA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Lo1056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356</w:t>
      </w:r>
    </w:p>
    <w:p w14:paraId="22D216C8"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Lo1270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356</w:t>
      </w:r>
    </w:p>
    <w:p w14:paraId="70C0CA93"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PHG83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356</w:t>
      </w:r>
    </w:p>
    <w:p w14:paraId="2F285407"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B107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392C564D"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B73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74F7A5EE"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FC1890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5BA5931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F888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7A09E93F" w14:textId="77777777" w:rsidR="00C460F7" w:rsidRPr="00C83AD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lang w:val="de-DE"/>
        </w:rPr>
      </w:pPr>
      <w:r w:rsidRPr="00C83ADE">
        <w:rPr>
          <w:rFonts w:ascii="Courier New" w:hAnsi="Courier New" w:cs="Courier New"/>
          <w:color w:val="222222"/>
          <w:sz w:val="18"/>
          <w:szCs w:val="18"/>
          <w:lang w:val="de-DE"/>
        </w:rPr>
        <w:t xml:space="preserve">Lo1290      </w:t>
      </w:r>
      <w:r w:rsidRPr="00C83ADE">
        <w:rPr>
          <w:rFonts w:ascii="Courier New" w:hAnsi="Courier New" w:cs="Courier New"/>
          <w:color w:val="0000FF"/>
          <w:sz w:val="18"/>
          <w:szCs w:val="18"/>
          <w:lang w:val="de-DE"/>
        </w:rPr>
        <w:t>D</w:t>
      </w:r>
      <w:r w:rsidRPr="00C83ADE">
        <w:rPr>
          <w:rFonts w:ascii="Courier New" w:hAnsi="Courier New" w:cs="Courier New"/>
          <w:color w:val="FF0000"/>
          <w:sz w:val="18"/>
          <w:szCs w:val="18"/>
          <w:lang w:val="de-DE"/>
        </w:rPr>
        <w:t>F</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FV</w:t>
      </w:r>
      <w:r w:rsidRPr="00C83ADE">
        <w:rPr>
          <w:rFonts w:ascii="Courier New" w:hAnsi="Courier New" w:cs="Courier New"/>
          <w:color w:val="008000"/>
          <w:sz w:val="18"/>
          <w:szCs w:val="18"/>
          <w:lang w:val="de-DE"/>
        </w:rPr>
        <w:t>T</w:t>
      </w:r>
      <w:r w:rsidRPr="00C83ADE">
        <w:rPr>
          <w:rFonts w:ascii="Courier New" w:hAnsi="Courier New" w:cs="Courier New"/>
          <w:color w:val="FF00FF"/>
          <w:sz w:val="18"/>
          <w:szCs w:val="18"/>
          <w:lang w:val="de-DE"/>
        </w:rPr>
        <w:t>R</w:t>
      </w:r>
      <w:r w:rsidRPr="00C83ADE">
        <w:rPr>
          <w:rFonts w:ascii="Courier New" w:hAnsi="Courier New" w:cs="Courier New"/>
          <w:color w:val="FF0000"/>
          <w:sz w:val="18"/>
          <w:szCs w:val="18"/>
          <w:lang w:val="de-DE"/>
        </w:rPr>
        <w:t>LP</w:t>
      </w:r>
      <w:r w:rsidRPr="00C83ADE">
        <w:rPr>
          <w:rFonts w:ascii="Courier New" w:hAnsi="Courier New" w:cs="Courier New"/>
          <w:color w:val="FF00FF"/>
          <w:sz w:val="18"/>
          <w:szCs w:val="18"/>
          <w:lang w:val="de-DE"/>
        </w:rPr>
        <w:t>K</w:t>
      </w:r>
      <w:r w:rsidRPr="00C83ADE">
        <w:rPr>
          <w:rFonts w:ascii="Courier New" w:hAnsi="Courier New" w:cs="Courier New"/>
          <w:color w:val="FF0000"/>
          <w:sz w:val="18"/>
          <w:szCs w:val="18"/>
          <w:lang w:val="de-DE"/>
        </w:rPr>
        <w:t>A</w:t>
      </w:r>
      <w:r w:rsidRPr="00C83ADE">
        <w:rPr>
          <w:rFonts w:ascii="Courier New" w:hAnsi="Courier New" w:cs="Courier New"/>
          <w:color w:val="0000FF"/>
          <w:sz w:val="18"/>
          <w:szCs w:val="18"/>
          <w:lang w:val="de-DE"/>
        </w:rPr>
        <w:t>ED</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L</w:t>
      </w:r>
      <w:r w:rsidRPr="00C83ADE">
        <w:rPr>
          <w:rFonts w:ascii="Courier New" w:hAnsi="Courier New" w:cs="Courier New"/>
          <w:color w:val="008000"/>
          <w:sz w:val="18"/>
          <w:szCs w:val="18"/>
          <w:lang w:val="de-DE"/>
        </w:rPr>
        <w:t>QG</w:t>
      </w:r>
      <w:r w:rsidRPr="00C83ADE">
        <w:rPr>
          <w:rFonts w:ascii="Courier New" w:hAnsi="Courier New" w:cs="Courier New"/>
          <w:color w:val="FF0000"/>
          <w:sz w:val="18"/>
          <w:szCs w:val="18"/>
          <w:lang w:val="de-DE"/>
        </w:rPr>
        <w:t>F</w:t>
      </w:r>
      <w:r w:rsidRPr="00C83ADE">
        <w:rPr>
          <w:rFonts w:ascii="Courier New" w:hAnsi="Courier New" w:cs="Courier New"/>
          <w:color w:val="008000"/>
          <w:sz w:val="18"/>
          <w:szCs w:val="18"/>
          <w:lang w:val="de-DE"/>
        </w:rPr>
        <w:t>Q</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VAP</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VF</w:t>
      </w:r>
      <w:r w:rsidRPr="00C83ADE">
        <w:rPr>
          <w:rFonts w:ascii="Courier New" w:hAnsi="Courier New" w:cs="Courier New"/>
          <w:color w:val="0000FF"/>
          <w:sz w:val="18"/>
          <w:szCs w:val="18"/>
          <w:lang w:val="de-DE"/>
        </w:rPr>
        <w:t>DD</w:t>
      </w:r>
      <w:r w:rsidRPr="00C83ADE">
        <w:rPr>
          <w:rFonts w:ascii="Courier New" w:hAnsi="Courier New" w:cs="Courier New"/>
          <w:color w:val="FF0000"/>
          <w:sz w:val="18"/>
          <w:szCs w:val="18"/>
          <w:lang w:val="de-DE"/>
        </w:rPr>
        <w:t>AA</w:t>
      </w:r>
      <w:r w:rsidRPr="00C83ADE">
        <w:rPr>
          <w:rFonts w:ascii="Courier New" w:hAnsi="Courier New" w:cs="Courier New"/>
          <w:color w:val="008000"/>
          <w:sz w:val="18"/>
          <w:szCs w:val="18"/>
          <w:lang w:val="de-DE"/>
        </w:rPr>
        <w:t>G</w:t>
      </w:r>
      <w:r w:rsidRPr="00C83ADE">
        <w:rPr>
          <w:rFonts w:ascii="Courier New" w:hAnsi="Courier New" w:cs="Courier New"/>
          <w:color w:val="FF0000"/>
          <w:sz w:val="18"/>
          <w:szCs w:val="18"/>
          <w:lang w:val="de-DE"/>
        </w:rPr>
        <w:t>IW</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H</w:t>
      </w:r>
      <w:r w:rsidRPr="00C83ADE">
        <w:rPr>
          <w:rFonts w:ascii="Courier New" w:hAnsi="Courier New" w:cs="Courier New"/>
          <w:color w:val="FF0000"/>
          <w:sz w:val="18"/>
          <w:szCs w:val="18"/>
          <w:lang w:val="de-DE"/>
        </w:rPr>
        <w:t>AAAW</w:t>
      </w:r>
      <w:r w:rsidRPr="00C83ADE">
        <w:rPr>
          <w:rFonts w:ascii="Courier New" w:hAnsi="Courier New" w:cs="Courier New"/>
          <w:color w:val="0000FF"/>
          <w:sz w:val="18"/>
          <w:szCs w:val="18"/>
          <w:lang w:val="de-DE"/>
        </w:rPr>
        <w:t>E</w:t>
      </w:r>
      <w:r w:rsidRPr="00C83ADE">
        <w:rPr>
          <w:rFonts w:ascii="Courier New" w:hAnsi="Courier New" w:cs="Courier New"/>
          <w:color w:val="FF0000"/>
          <w:sz w:val="18"/>
          <w:szCs w:val="18"/>
          <w:lang w:val="de-DE"/>
        </w:rPr>
        <w:t>PP</w:t>
      </w:r>
      <w:r w:rsidRPr="00C83ADE">
        <w:rPr>
          <w:rFonts w:ascii="Courier New" w:hAnsi="Courier New" w:cs="Courier New"/>
          <w:color w:val="008000"/>
          <w:sz w:val="18"/>
          <w:szCs w:val="18"/>
          <w:lang w:val="de-DE"/>
        </w:rPr>
        <w:t>T</w:t>
      </w:r>
      <w:r w:rsidRPr="00C83ADE">
        <w:rPr>
          <w:rFonts w:ascii="Courier New" w:hAnsi="Courier New" w:cs="Courier New"/>
          <w:color w:val="FF0000"/>
          <w:sz w:val="18"/>
          <w:szCs w:val="18"/>
          <w:lang w:val="de-DE"/>
        </w:rPr>
        <w:t>MMI</w:t>
      </w:r>
      <w:r w:rsidRPr="00C83ADE">
        <w:rPr>
          <w:rFonts w:ascii="Courier New" w:hAnsi="Courier New" w:cs="Courier New"/>
          <w:color w:val="0000FF"/>
          <w:sz w:val="18"/>
          <w:szCs w:val="18"/>
          <w:lang w:val="de-DE"/>
        </w:rPr>
        <w:t>D</w:t>
      </w:r>
      <w:r w:rsidRPr="00C83ADE">
        <w:rPr>
          <w:rFonts w:ascii="Courier New" w:hAnsi="Courier New" w:cs="Courier New"/>
          <w:color w:val="008000"/>
          <w:sz w:val="18"/>
          <w:szCs w:val="18"/>
          <w:lang w:val="de-DE"/>
        </w:rPr>
        <w:t>SG</w:t>
      </w:r>
      <w:r w:rsidRPr="00C83ADE">
        <w:rPr>
          <w:rFonts w:ascii="Courier New" w:hAnsi="Courier New" w:cs="Courier New"/>
          <w:color w:val="FF0000"/>
          <w:sz w:val="18"/>
          <w:szCs w:val="18"/>
          <w:lang w:val="de-DE"/>
        </w:rPr>
        <w:t>A</w:t>
      </w:r>
      <w:r w:rsidRPr="00C83ADE">
        <w:rPr>
          <w:rFonts w:ascii="Courier New" w:hAnsi="Courier New" w:cs="Courier New"/>
          <w:color w:val="008000"/>
          <w:sz w:val="18"/>
          <w:szCs w:val="18"/>
          <w:lang w:val="de-DE"/>
        </w:rPr>
        <w:t>Q</w:t>
      </w:r>
      <w:r w:rsidRPr="00C83ADE">
        <w:rPr>
          <w:rFonts w:ascii="Courier New" w:hAnsi="Courier New" w:cs="Courier New"/>
          <w:color w:val="FF0000"/>
          <w:sz w:val="18"/>
          <w:szCs w:val="18"/>
          <w:lang w:val="de-DE"/>
        </w:rPr>
        <w:t>P</w:t>
      </w:r>
      <w:r w:rsidRPr="00C83ADE">
        <w:rPr>
          <w:rFonts w:ascii="Courier New" w:hAnsi="Courier New" w:cs="Courier New"/>
          <w:color w:val="008000"/>
          <w:sz w:val="18"/>
          <w:szCs w:val="18"/>
          <w:lang w:val="de-DE"/>
        </w:rPr>
        <w:t>QQQ</w:t>
      </w:r>
      <w:r w:rsidRPr="00C83ADE">
        <w:rPr>
          <w:rFonts w:ascii="Courier New" w:hAnsi="Courier New" w:cs="Courier New"/>
          <w:color w:val="FF0000"/>
          <w:sz w:val="18"/>
          <w:szCs w:val="18"/>
          <w:lang w:val="de-DE"/>
        </w:rPr>
        <w:t>LVV</w:t>
      </w:r>
      <w:r w:rsidRPr="00C83ADE">
        <w:rPr>
          <w:rFonts w:ascii="Courier New" w:hAnsi="Courier New" w:cs="Courier New"/>
          <w:color w:val="808080"/>
          <w:sz w:val="18"/>
          <w:szCs w:val="18"/>
          <w:lang w:val="de-DE"/>
        </w:rPr>
        <w:tab/>
        <w:t>357</w:t>
      </w:r>
    </w:p>
    <w:p w14:paraId="6945FFA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C83ADE">
        <w:rPr>
          <w:rFonts w:ascii="Courier New" w:hAnsi="Courier New" w:cs="Courier New"/>
          <w:color w:val="808080"/>
          <w:sz w:val="18"/>
          <w:szCs w:val="18"/>
          <w:lang w:val="de-DE"/>
        </w:rPr>
        <w:t xml:space="preserve">            </w:t>
      </w:r>
      <w:r w:rsidRPr="00971D4D">
        <w:rPr>
          <w:rFonts w:ascii="Courier New" w:hAnsi="Courier New" w:cs="Courier New"/>
          <w:color w:val="808080"/>
          <w:sz w:val="18"/>
          <w:szCs w:val="18"/>
        </w:rPr>
        <w:t>************************************************************</w:t>
      </w:r>
    </w:p>
    <w:p w14:paraId="3D6EC8B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E16329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14A0F56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358</w:t>
      </w:r>
    </w:p>
    <w:p w14:paraId="7DF40D2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358</w:t>
      </w:r>
    </w:p>
    <w:p w14:paraId="16A9274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358</w:t>
      </w:r>
    </w:p>
    <w:p w14:paraId="7254726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2CB4FE2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lastRenderedPageBreak/>
        <w:t xml:space="preserve">B73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3687156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774C03B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3A36E59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PL</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359</w:t>
      </w:r>
    </w:p>
    <w:p w14:paraId="6712733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49DA3ED9" w14:textId="77777777" w:rsidR="00C460F7" w:rsidRPr="00971D4D" w:rsidRDefault="00C460F7" w:rsidP="008A0682"/>
    <w:p w14:paraId="54A9E412"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Zm00001d033862</w:t>
      </w:r>
    </w:p>
    <w:p w14:paraId="149F6D3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432CC4C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2786915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7082782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5848E0F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7EEC1BF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42F95BD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73465A2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6CFD190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MV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MIA</w:t>
      </w:r>
      <w:r w:rsidRPr="00971D4D">
        <w:rPr>
          <w:rFonts w:ascii="Courier New" w:hAnsi="Courier New" w:cs="Courier New"/>
          <w:color w:val="0000FF"/>
          <w:sz w:val="18"/>
          <w:szCs w:val="18"/>
        </w:rPr>
        <w:t>DE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P</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CNSHGQ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SSY</w:t>
      </w:r>
      <w:r w:rsidRPr="00971D4D">
        <w:rPr>
          <w:rFonts w:ascii="Courier New" w:hAnsi="Courier New" w:cs="Courier New"/>
          <w:color w:val="FF0000"/>
          <w:sz w:val="18"/>
          <w:szCs w:val="18"/>
        </w:rPr>
        <w:t>FL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W</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Y</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PVA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II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NQ</w:t>
      </w:r>
      <w:r w:rsidRPr="00971D4D">
        <w:rPr>
          <w:rFonts w:ascii="Courier New" w:hAnsi="Courier New" w:cs="Courier New"/>
          <w:color w:val="808080"/>
          <w:sz w:val="18"/>
          <w:szCs w:val="18"/>
        </w:rPr>
        <w:tab/>
        <w:t>60</w:t>
      </w:r>
    </w:p>
    <w:p w14:paraId="44B5140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71CD3FB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A11D85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49A4AC6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4D77243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6EB442C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14733B2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23B196C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6EF2D01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74262D9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77AEEF7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GG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VF</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LALF</w:t>
      </w:r>
      <w:r w:rsidRPr="00971D4D">
        <w:rPr>
          <w:rFonts w:ascii="Courier New" w:hAnsi="Courier New" w:cs="Courier New"/>
          <w:color w:val="008000"/>
          <w:sz w:val="18"/>
          <w:szCs w:val="18"/>
        </w:rPr>
        <w:t>Q</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YHG</w:t>
      </w:r>
      <w:r w:rsidRPr="00971D4D">
        <w:rPr>
          <w:rFonts w:ascii="Courier New" w:hAnsi="Courier New" w:cs="Courier New"/>
          <w:color w:val="FF0000"/>
          <w:sz w:val="18"/>
          <w:szCs w:val="18"/>
        </w:rPr>
        <w:t>MPAF</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FM</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GY</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w:t>
      </w:r>
      <w:r w:rsidRPr="00971D4D">
        <w:rPr>
          <w:rFonts w:ascii="Courier New" w:hAnsi="Courier New" w:cs="Courier New"/>
          <w:color w:val="FF0000"/>
          <w:sz w:val="18"/>
          <w:szCs w:val="18"/>
        </w:rPr>
        <w:t>F</w:t>
      </w:r>
      <w:r w:rsidRPr="00971D4D">
        <w:rPr>
          <w:rFonts w:ascii="Courier New" w:hAnsi="Courier New" w:cs="Courier New"/>
          <w:color w:val="808080"/>
          <w:sz w:val="18"/>
          <w:szCs w:val="18"/>
        </w:rPr>
        <w:tab/>
        <w:t>120</w:t>
      </w:r>
    </w:p>
    <w:p w14:paraId="0D256F5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702D1E9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DFC6E3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281CED2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78C2BB5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619A186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6FA7F85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19F0282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2D406F1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1BF30E9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5684728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IVL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A</w:t>
      </w:r>
      <w:r w:rsidRPr="00971D4D">
        <w:rPr>
          <w:rFonts w:ascii="Courier New" w:hAnsi="Courier New" w:cs="Courier New"/>
          <w:color w:val="008000"/>
          <w:sz w:val="18"/>
          <w:szCs w:val="18"/>
        </w:rPr>
        <w:t>N</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ALMF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HG</w:t>
      </w:r>
      <w:r w:rsidRPr="00971D4D">
        <w:rPr>
          <w:rFonts w:ascii="Courier New" w:hAnsi="Courier New" w:cs="Courier New"/>
          <w:color w:val="0000FF"/>
          <w:sz w:val="18"/>
          <w:szCs w:val="18"/>
        </w:rPr>
        <w:t>D</w:t>
      </w:r>
      <w:r w:rsidRPr="00971D4D">
        <w:rPr>
          <w:rFonts w:ascii="Courier New" w:hAnsi="Courier New" w:cs="Courier New"/>
          <w:color w:val="FF0000"/>
          <w:sz w:val="18"/>
          <w:szCs w:val="18"/>
        </w:rPr>
        <w:t>AFLIP</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YY</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FF0000"/>
          <w:sz w:val="18"/>
          <w:szCs w:val="18"/>
        </w:rPr>
        <w:t>W</w:t>
      </w:r>
      <w:r w:rsidRPr="00971D4D">
        <w:rPr>
          <w:rFonts w:ascii="Courier New" w:hAnsi="Courier New" w:cs="Courier New"/>
          <w:color w:val="FF00FF"/>
          <w:sz w:val="18"/>
          <w:szCs w:val="18"/>
        </w:rPr>
        <w:t>R</w:t>
      </w:r>
      <w:r w:rsidRPr="00971D4D">
        <w:rPr>
          <w:rFonts w:ascii="Courier New" w:hAnsi="Courier New" w:cs="Courier New"/>
          <w:color w:val="008000"/>
          <w:sz w:val="18"/>
          <w:szCs w:val="18"/>
        </w:rPr>
        <w:t>TG</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IVPV</w:t>
      </w:r>
      <w:r w:rsidRPr="00971D4D">
        <w:rPr>
          <w:rFonts w:ascii="Courier New" w:hAnsi="Courier New" w:cs="Courier New"/>
          <w:color w:val="008000"/>
          <w:sz w:val="18"/>
          <w:szCs w:val="18"/>
        </w:rPr>
        <w:t>HCTSGN</w:t>
      </w:r>
      <w:r w:rsidRPr="00971D4D">
        <w:rPr>
          <w:rFonts w:ascii="Courier New" w:hAnsi="Courier New" w:cs="Courier New"/>
          <w:color w:val="808080"/>
          <w:sz w:val="18"/>
          <w:szCs w:val="18"/>
        </w:rPr>
        <w:tab/>
        <w:t>180</w:t>
      </w:r>
    </w:p>
    <w:p w14:paraId="322A888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24C5451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EF8623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59DCB02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025F59C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1F051B2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21EFE03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0A7A8E0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1AA784C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279D7EC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6015E39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AL</w:t>
      </w:r>
      <w:r w:rsidRPr="00971D4D">
        <w:rPr>
          <w:rFonts w:ascii="Courier New" w:hAnsi="Courier New" w:cs="Courier New"/>
          <w:color w:val="0000FF"/>
          <w:sz w:val="18"/>
          <w:szCs w:val="18"/>
        </w:rPr>
        <w:t>DD</w:t>
      </w:r>
      <w:r w:rsidRPr="00971D4D">
        <w:rPr>
          <w:rFonts w:ascii="Courier New" w:hAnsi="Courier New" w:cs="Courier New"/>
          <w:color w:val="FF0000"/>
          <w:sz w:val="18"/>
          <w:szCs w:val="18"/>
        </w:rPr>
        <w:t>A</w:t>
      </w:r>
      <w:r w:rsidRPr="00971D4D">
        <w:rPr>
          <w:rFonts w:ascii="Courier New" w:hAnsi="Courier New" w:cs="Courier New"/>
          <w:color w:val="008000"/>
          <w:sz w:val="18"/>
          <w:szCs w:val="18"/>
        </w:rPr>
        <w:t>Y</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A</w:t>
      </w:r>
      <w:r w:rsidRPr="00971D4D">
        <w:rPr>
          <w:rFonts w:ascii="Courier New" w:hAnsi="Courier New" w:cs="Courier New"/>
          <w:color w:val="008000"/>
          <w:sz w:val="18"/>
          <w:szCs w:val="18"/>
        </w:rPr>
        <w:t>Q</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VLI</w:t>
      </w:r>
      <w:r w:rsidRPr="00971D4D">
        <w:rPr>
          <w:rFonts w:ascii="Courier New" w:hAnsi="Courier New" w:cs="Courier New"/>
          <w:color w:val="008000"/>
          <w:sz w:val="18"/>
          <w:szCs w:val="18"/>
        </w:rPr>
        <w:t>TN</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GTTS</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MLV</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FVAA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240</w:t>
      </w:r>
    </w:p>
    <w:p w14:paraId="42C8503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19BA820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31B594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297</w:t>
      </w:r>
    </w:p>
    <w:p w14:paraId="6B3BDF1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297</w:t>
      </w:r>
    </w:p>
    <w:p w14:paraId="72EB46D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4709376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479FB5D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5510259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300</w:t>
      </w:r>
    </w:p>
    <w:p w14:paraId="677EF0F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299</w:t>
      </w:r>
    </w:p>
    <w:p w14:paraId="0BEE144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299</w:t>
      </w:r>
    </w:p>
    <w:p w14:paraId="478CF9F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00FF"/>
          <w:sz w:val="18"/>
          <w:szCs w:val="18"/>
        </w:rPr>
        <w:t>DE</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YSGT</w:t>
      </w:r>
      <w:r w:rsidRPr="00971D4D">
        <w:rPr>
          <w:rFonts w:ascii="Courier New" w:hAnsi="Courier New" w:cs="Courier New"/>
          <w:color w:val="FF0000"/>
          <w:sz w:val="18"/>
          <w:szCs w:val="18"/>
        </w:rPr>
        <w:t>VFA</w:t>
      </w:r>
      <w:r w:rsidRPr="00971D4D">
        <w:rPr>
          <w:rFonts w:ascii="Courier New" w:hAnsi="Courier New" w:cs="Courier New"/>
          <w:color w:val="0000FF"/>
          <w:sz w:val="18"/>
          <w:szCs w:val="18"/>
        </w:rPr>
        <w:t>D</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VVAA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0000FF"/>
          <w:sz w:val="18"/>
          <w:szCs w:val="18"/>
        </w:rPr>
        <w:t>DD</w:t>
      </w:r>
      <w:r w:rsidRPr="00971D4D">
        <w:rPr>
          <w:rFonts w:ascii="Courier New" w:hAnsi="Courier New" w:cs="Courier New"/>
          <w:color w:val="008000"/>
          <w:sz w:val="18"/>
          <w:szCs w:val="18"/>
        </w:rPr>
        <w:t>G</w:t>
      </w:r>
      <w:r w:rsidRPr="00971D4D">
        <w:rPr>
          <w:rFonts w:ascii="Courier New" w:hAnsi="Courier New" w:cs="Courier New"/>
          <w:color w:val="808080"/>
          <w:sz w:val="18"/>
          <w:szCs w:val="18"/>
        </w:rPr>
        <w:t>-</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YS</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LP</w:t>
      </w:r>
      <w:r w:rsidRPr="00971D4D">
        <w:rPr>
          <w:rFonts w:ascii="Courier New" w:hAnsi="Courier New" w:cs="Courier New"/>
          <w:color w:val="008000"/>
          <w:sz w:val="18"/>
          <w:szCs w:val="18"/>
        </w:rPr>
        <w:t>G</w:t>
      </w:r>
      <w:r w:rsidRPr="00971D4D">
        <w:rPr>
          <w:rFonts w:ascii="Courier New" w:hAnsi="Courier New" w:cs="Courier New"/>
          <w:color w:val="FF0000"/>
          <w:sz w:val="18"/>
          <w:szCs w:val="18"/>
        </w:rPr>
        <w:t>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299</w:t>
      </w:r>
    </w:p>
    <w:p w14:paraId="065ED44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7F023CD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3E52C3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357</w:t>
      </w:r>
    </w:p>
    <w:p w14:paraId="59DF377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357</w:t>
      </w:r>
    </w:p>
    <w:p w14:paraId="635EB99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4404053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694903D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3126434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360</w:t>
      </w:r>
    </w:p>
    <w:p w14:paraId="23EFB64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lastRenderedPageBreak/>
        <w:t xml:space="preserve">B106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359</w:t>
      </w:r>
    </w:p>
    <w:p w14:paraId="3E30F0E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359</w:t>
      </w:r>
    </w:p>
    <w:p w14:paraId="7696945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YSSN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VV</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FF"/>
          <w:sz w:val="18"/>
          <w:szCs w:val="18"/>
        </w:rPr>
        <w:t>K</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F</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LV</w:t>
      </w:r>
      <w:r w:rsidRPr="00971D4D">
        <w:rPr>
          <w:rFonts w:ascii="Courier New" w:hAnsi="Courier New" w:cs="Courier New"/>
          <w:color w:val="008000"/>
          <w:sz w:val="18"/>
          <w:szCs w:val="18"/>
        </w:rPr>
        <w:t>SSQTQH</w:t>
      </w:r>
      <w:r w:rsidRPr="00971D4D">
        <w:rPr>
          <w:rFonts w:ascii="Courier New" w:hAnsi="Courier New" w:cs="Courier New"/>
          <w:color w:val="FF0000"/>
          <w:sz w:val="18"/>
          <w:szCs w:val="18"/>
        </w:rPr>
        <w:t>LLA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FF0000"/>
          <w:sz w:val="18"/>
          <w:szCs w:val="18"/>
        </w:rPr>
        <w:t>F</w:t>
      </w:r>
      <w:r w:rsidRPr="00971D4D">
        <w:rPr>
          <w:rFonts w:ascii="Courier New" w:hAnsi="Courier New" w:cs="Courier New"/>
          <w:color w:val="008000"/>
          <w:sz w:val="18"/>
          <w:szCs w:val="18"/>
        </w:rPr>
        <w:t>T</w:t>
      </w:r>
      <w:r w:rsidRPr="00971D4D">
        <w:rPr>
          <w:rFonts w:ascii="Courier New" w:hAnsi="Courier New" w:cs="Courier New"/>
          <w:color w:val="FF00FF"/>
          <w:sz w:val="18"/>
          <w:szCs w:val="18"/>
        </w:rPr>
        <w:t>RR</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NT</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I</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RR</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359</w:t>
      </w:r>
    </w:p>
    <w:p w14:paraId="09C610A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0E795C9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0E1CDB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417</w:t>
      </w:r>
    </w:p>
    <w:p w14:paraId="519ED76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417</w:t>
      </w:r>
    </w:p>
    <w:p w14:paraId="55BA5B0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6943798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5C9B1E2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45E037F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420</w:t>
      </w:r>
    </w:p>
    <w:p w14:paraId="45CF3C3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419</w:t>
      </w:r>
    </w:p>
    <w:p w14:paraId="3A45189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419</w:t>
      </w:r>
    </w:p>
    <w:p w14:paraId="07CE1FB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LAAV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I</w:t>
      </w:r>
      <w:r w:rsidRPr="00971D4D">
        <w:rPr>
          <w:rFonts w:ascii="Courier New" w:hAnsi="Courier New" w:cs="Courier New"/>
          <w:color w:val="0000FF"/>
          <w:sz w:val="18"/>
          <w:szCs w:val="18"/>
        </w:rPr>
        <w:t>E</w:t>
      </w:r>
      <w:r w:rsidRPr="00971D4D">
        <w:rPr>
          <w:rFonts w:ascii="Courier New" w:hAnsi="Courier New" w:cs="Courier New"/>
          <w:color w:val="008000"/>
          <w:sz w:val="18"/>
          <w:szCs w:val="18"/>
        </w:rPr>
        <w:t>C</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LF</w:t>
      </w:r>
      <w:r w:rsidRPr="00971D4D">
        <w:rPr>
          <w:rFonts w:ascii="Courier New" w:hAnsi="Courier New" w:cs="Courier New"/>
          <w:color w:val="008000"/>
          <w:sz w:val="18"/>
          <w:szCs w:val="18"/>
        </w:rPr>
        <w:t>C</w:t>
      </w:r>
      <w:r w:rsidRPr="00971D4D">
        <w:rPr>
          <w:rFonts w:ascii="Courier New" w:hAnsi="Courier New" w:cs="Courier New"/>
          <w:color w:val="FF0000"/>
          <w:sz w:val="18"/>
          <w:szCs w:val="18"/>
        </w:rPr>
        <w:t>WV</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LM</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w:t>
      </w:r>
      <w:r w:rsidRPr="00971D4D">
        <w:rPr>
          <w:rFonts w:ascii="Courier New" w:hAnsi="Courier New" w:cs="Courier New"/>
          <w:color w:val="FF00FF"/>
          <w:sz w:val="18"/>
          <w:szCs w:val="18"/>
        </w:rPr>
        <w:t>KK</w:t>
      </w:r>
      <w:r w:rsidRPr="00971D4D">
        <w:rPr>
          <w:rFonts w:ascii="Courier New" w:hAnsi="Courier New" w:cs="Courier New"/>
          <w:color w:val="FF0000"/>
          <w:sz w:val="18"/>
          <w:szCs w:val="18"/>
        </w:rPr>
        <w:t>VVF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V</w:t>
      </w:r>
      <w:r w:rsidRPr="00971D4D">
        <w:rPr>
          <w:rFonts w:ascii="Courier New" w:hAnsi="Courier New" w:cs="Courier New"/>
          <w:color w:val="008000"/>
          <w:sz w:val="18"/>
          <w:szCs w:val="18"/>
        </w:rPr>
        <w:t>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GSSCHC</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w:t>
      </w:r>
      <w:r w:rsidRPr="00971D4D">
        <w:rPr>
          <w:rFonts w:ascii="Courier New" w:hAnsi="Courier New" w:cs="Courier New"/>
          <w:color w:val="808080"/>
          <w:sz w:val="18"/>
          <w:szCs w:val="18"/>
        </w:rPr>
        <w:tab/>
        <w:t>419</w:t>
      </w:r>
    </w:p>
    <w:p w14:paraId="09A2AF4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412B18C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D633A6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477</w:t>
      </w:r>
    </w:p>
    <w:p w14:paraId="52C54C2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477</w:t>
      </w:r>
    </w:p>
    <w:p w14:paraId="760744D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0FE9C42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1617CFC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2A8B18E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480</w:t>
      </w:r>
    </w:p>
    <w:p w14:paraId="3547295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479</w:t>
      </w:r>
    </w:p>
    <w:p w14:paraId="0608C24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479</w:t>
      </w:r>
    </w:p>
    <w:p w14:paraId="1911B39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WF</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C</w:t>
      </w:r>
      <w:r w:rsidRPr="00971D4D">
        <w:rPr>
          <w:rFonts w:ascii="Courier New" w:hAnsi="Courier New" w:cs="Courier New"/>
          <w:color w:val="FF0000"/>
          <w:sz w:val="18"/>
          <w:szCs w:val="18"/>
        </w:rPr>
        <w:t>FA</w:t>
      </w:r>
      <w:r w:rsidRPr="00971D4D">
        <w:rPr>
          <w:rFonts w:ascii="Courier New" w:hAnsi="Courier New" w:cs="Courier New"/>
          <w:color w:val="008000"/>
          <w:sz w:val="18"/>
          <w:szCs w:val="18"/>
        </w:rPr>
        <w:t>N</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A</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L</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VAL</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G</w:t>
      </w:r>
      <w:r w:rsidRPr="00971D4D">
        <w:rPr>
          <w:rFonts w:ascii="Courier New" w:hAnsi="Courier New" w:cs="Courier New"/>
          <w:color w:val="FF0000"/>
          <w:sz w:val="18"/>
          <w:szCs w:val="18"/>
        </w:rPr>
        <w:t>AFA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AA</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FF"/>
          <w:sz w:val="18"/>
          <w:szCs w:val="18"/>
        </w:rPr>
        <w:t>RR</w:t>
      </w:r>
      <w:r w:rsidRPr="00971D4D">
        <w:rPr>
          <w:rFonts w:ascii="Courier New" w:hAnsi="Courier New" w:cs="Courier New"/>
          <w:color w:val="FF0000"/>
          <w:sz w:val="18"/>
          <w:szCs w:val="18"/>
        </w:rPr>
        <w:t>VLAPA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w:t>
      </w:r>
      <w:r w:rsidRPr="00971D4D">
        <w:rPr>
          <w:rFonts w:ascii="Courier New" w:hAnsi="Courier New" w:cs="Courier New"/>
          <w:color w:val="FF0000"/>
          <w:sz w:val="18"/>
          <w:szCs w:val="18"/>
        </w:rPr>
        <w:t>LPV</w:t>
      </w:r>
      <w:r w:rsidRPr="00971D4D">
        <w:rPr>
          <w:rFonts w:ascii="Courier New" w:hAnsi="Courier New" w:cs="Courier New"/>
          <w:color w:val="FF00FF"/>
          <w:sz w:val="18"/>
          <w:szCs w:val="18"/>
        </w:rPr>
        <w:t>R</w:t>
      </w:r>
      <w:r w:rsidRPr="00971D4D">
        <w:rPr>
          <w:rFonts w:ascii="Courier New" w:hAnsi="Courier New" w:cs="Courier New"/>
          <w:color w:val="FF0000"/>
          <w:sz w:val="18"/>
          <w:szCs w:val="18"/>
        </w:rPr>
        <w:t>F</w:t>
      </w:r>
      <w:r w:rsidRPr="00971D4D">
        <w:rPr>
          <w:rFonts w:ascii="Courier New" w:hAnsi="Courier New" w:cs="Courier New"/>
          <w:color w:val="008000"/>
          <w:sz w:val="18"/>
          <w:szCs w:val="18"/>
        </w:rPr>
        <w:t>S</w:t>
      </w:r>
      <w:r w:rsidRPr="00971D4D">
        <w:rPr>
          <w:rFonts w:ascii="Courier New" w:hAnsi="Courier New" w:cs="Courier New"/>
          <w:color w:val="FF0000"/>
          <w:sz w:val="18"/>
          <w:szCs w:val="18"/>
        </w:rPr>
        <w:t>WA</w:t>
      </w:r>
      <w:r w:rsidRPr="00971D4D">
        <w:rPr>
          <w:rFonts w:ascii="Courier New" w:hAnsi="Courier New" w:cs="Courier New"/>
          <w:color w:val="008000"/>
          <w:sz w:val="18"/>
          <w:szCs w:val="18"/>
        </w:rPr>
        <w:t>N</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w:t>
      </w:r>
      <w:r w:rsidRPr="00971D4D">
        <w:rPr>
          <w:rFonts w:ascii="Courier New" w:hAnsi="Courier New" w:cs="Courier New"/>
          <w:color w:val="008000"/>
          <w:sz w:val="18"/>
          <w:szCs w:val="18"/>
        </w:rPr>
        <w:t>GS</w:t>
      </w:r>
      <w:r w:rsidRPr="00971D4D">
        <w:rPr>
          <w:rFonts w:ascii="Courier New" w:hAnsi="Courier New" w:cs="Courier New"/>
          <w:color w:val="FF0000"/>
          <w:sz w:val="18"/>
          <w:szCs w:val="18"/>
        </w:rPr>
        <w:t>AA</w:t>
      </w:r>
      <w:r w:rsidRPr="00971D4D">
        <w:rPr>
          <w:rFonts w:ascii="Courier New" w:hAnsi="Courier New" w:cs="Courier New"/>
          <w:color w:val="0000FF"/>
          <w:sz w:val="18"/>
          <w:szCs w:val="18"/>
        </w:rPr>
        <w:t>D</w:t>
      </w:r>
      <w:r w:rsidRPr="00971D4D">
        <w:rPr>
          <w:rFonts w:ascii="Courier New" w:hAnsi="Courier New" w:cs="Courier New"/>
          <w:color w:val="808080"/>
          <w:sz w:val="18"/>
          <w:szCs w:val="18"/>
        </w:rPr>
        <w:tab/>
        <w:t>479</w:t>
      </w:r>
    </w:p>
    <w:p w14:paraId="5723C8F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12E1005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CD729A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482</w:t>
      </w:r>
    </w:p>
    <w:p w14:paraId="4565C4E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482</w:t>
      </w:r>
    </w:p>
    <w:p w14:paraId="6C3FDEE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69584AD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7B3B259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271E00C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485</w:t>
      </w:r>
    </w:p>
    <w:p w14:paraId="450F98F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484</w:t>
      </w:r>
    </w:p>
    <w:p w14:paraId="026D40E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484</w:t>
      </w:r>
    </w:p>
    <w:p w14:paraId="345FEF0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FF"/>
          <w:sz w:val="18"/>
          <w:szCs w:val="18"/>
        </w:rPr>
        <w:t>RK</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484</w:t>
      </w:r>
    </w:p>
    <w:p w14:paraId="5F62BFB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6A616881" w14:textId="77777777" w:rsidR="00C460F7" w:rsidRPr="00971D4D" w:rsidRDefault="00C460F7" w:rsidP="008A0682"/>
    <w:p w14:paraId="35F31054"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Zm00001d037749</w:t>
      </w:r>
    </w:p>
    <w:p w14:paraId="48C63CD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br/>
      </w:r>
    </w:p>
    <w:p w14:paraId="78189AC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62F7D27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5851DBF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5771AB6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MA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FLVVVV</w:t>
      </w:r>
      <w:r w:rsidRPr="00971D4D">
        <w:rPr>
          <w:rFonts w:ascii="Courier New" w:hAnsi="Courier New" w:cs="Courier New"/>
          <w:color w:val="008000"/>
          <w:sz w:val="18"/>
          <w:szCs w:val="18"/>
        </w:rPr>
        <w:t>CSNSS</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w:t>
      </w:r>
      <w:r w:rsidRPr="00971D4D">
        <w:rPr>
          <w:rFonts w:ascii="Courier New" w:hAnsi="Courier New" w:cs="Courier New"/>
          <w:color w:val="808080"/>
          <w:sz w:val="18"/>
          <w:szCs w:val="18"/>
        </w:rPr>
        <w:t>--</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58</w:t>
      </w:r>
    </w:p>
    <w:p w14:paraId="3EC8E86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3C899A4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05F0793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75675AF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1919BF1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DDE</w:t>
      </w:r>
      <w:r w:rsidRPr="00971D4D">
        <w:rPr>
          <w:rFonts w:ascii="Courier New" w:hAnsi="Courier New" w:cs="Courier New"/>
          <w:color w:val="FF0000"/>
          <w:sz w:val="18"/>
          <w:szCs w:val="18"/>
        </w:rPr>
        <w:t>FPVVVV</w:t>
      </w:r>
      <w:r w:rsidRPr="00971D4D">
        <w:rPr>
          <w:rFonts w:ascii="Courier New" w:hAnsi="Courier New" w:cs="Courier New"/>
          <w:color w:val="008000"/>
          <w:sz w:val="18"/>
          <w:szCs w:val="18"/>
        </w:rPr>
        <w:t>CSNSSC</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w:t>
      </w:r>
      <w:r w:rsidRPr="00971D4D">
        <w:rPr>
          <w:rFonts w:ascii="Courier New" w:hAnsi="Courier New" w:cs="Courier New"/>
          <w:color w:val="FF00FF"/>
          <w:sz w:val="18"/>
          <w:szCs w:val="18"/>
        </w:rPr>
        <w:t>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QG</w:t>
      </w:r>
      <w:r w:rsidRPr="00971D4D">
        <w:rPr>
          <w:rFonts w:ascii="Courier New" w:hAnsi="Courier New" w:cs="Courier New"/>
          <w:color w:val="FF0000"/>
          <w:sz w:val="18"/>
          <w:szCs w:val="18"/>
        </w:rPr>
        <w:t>LI</w:t>
      </w:r>
      <w:r w:rsidRPr="00971D4D">
        <w:rPr>
          <w:rFonts w:ascii="Courier New" w:hAnsi="Courier New" w:cs="Courier New"/>
          <w:color w:val="008000"/>
          <w:sz w:val="18"/>
          <w:szCs w:val="18"/>
        </w:rPr>
        <w:t>SSQ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QQQ</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Q</w:t>
      </w:r>
      <w:r w:rsidRPr="00971D4D">
        <w:rPr>
          <w:rFonts w:ascii="Courier New" w:hAnsi="Courier New" w:cs="Courier New"/>
          <w:color w:val="FF0000"/>
          <w:sz w:val="18"/>
          <w:szCs w:val="18"/>
        </w:rPr>
        <w:t>AM</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Y</w:t>
      </w:r>
      <w:r w:rsidRPr="00971D4D">
        <w:rPr>
          <w:rFonts w:ascii="Courier New" w:hAnsi="Courier New" w:cs="Courier New"/>
          <w:color w:val="FF0000"/>
          <w:sz w:val="18"/>
          <w:szCs w:val="18"/>
        </w:rPr>
        <w:t>MLM</w:t>
      </w:r>
      <w:r w:rsidRPr="00971D4D">
        <w:rPr>
          <w:rFonts w:ascii="Courier New" w:hAnsi="Courier New" w:cs="Courier New"/>
          <w:color w:val="0000FF"/>
          <w:sz w:val="18"/>
          <w:szCs w:val="18"/>
        </w:rPr>
        <w:t>D</w:t>
      </w:r>
      <w:r w:rsidRPr="00971D4D">
        <w:rPr>
          <w:rFonts w:ascii="Courier New" w:hAnsi="Courier New" w:cs="Courier New"/>
          <w:color w:val="FF0000"/>
          <w:sz w:val="18"/>
          <w:szCs w:val="18"/>
        </w:rPr>
        <w:t>M</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H</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808080"/>
          <w:sz w:val="18"/>
          <w:szCs w:val="18"/>
        </w:rPr>
        <w:tab/>
        <w:t>60</w:t>
      </w:r>
    </w:p>
    <w:p w14:paraId="0BC413C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 *****:  ****** **************************</w:t>
      </w:r>
    </w:p>
    <w:p w14:paraId="7C382F0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27223E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3FD7F31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5A96811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5AE33C3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AFLPFAV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w:t>
      </w:r>
      <w:r w:rsidRPr="00971D4D">
        <w:rPr>
          <w:rFonts w:ascii="Courier New" w:hAnsi="Courier New" w:cs="Courier New"/>
          <w:color w:val="FF0000"/>
          <w:sz w:val="18"/>
          <w:szCs w:val="18"/>
        </w:rPr>
        <w:t>AF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PV</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118</w:t>
      </w:r>
    </w:p>
    <w:p w14:paraId="5A8A53F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07C4DF5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26B9AD1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3C31BE3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QGCSQ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5B5C328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008000"/>
          <w:sz w:val="18"/>
          <w:szCs w:val="18"/>
        </w:rPr>
        <w:t>HHN</w:t>
      </w:r>
      <w:r w:rsidRPr="00971D4D">
        <w:rPr>
          <w:rFonts w:ascii="Courier New" w:hAnsi="Courier New" w:cs="Courier New"/>
          <w:color w:val="FF0000"/>
          <w:sz w:val="18"/>
          <w:szCs w:val="18"/>
        </w:rPr>
        <w:t>VPP</w:t>
      </w:r>
      <w:r w:rsidRPr="00971D4D">
        <w:rPr>
          <w:rFonts w:ascii="Courier New" w:hAnsi="Courier New" w:cs="Courier New"/>
          <w:color w:val="008000"/>
          <w:sz w:val="18"/>
          <w:szCs w:val="18"/>
        </w:rPr>
        <w:t>QGSSQQQ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SS</w:t>
      </w:r>
      <w:r w:rsidRPr="00971D4D">
        <w:rPr>
          <w:rFonts w:ascii="Courier New" w:hAnsi="Courier New" w:cs="Courier New"/>
          <w:color w:val="FF0000"/>
          <w:sz w:val="18"/>
          <w:szCs w:val="18"/>
        </w:rPr>
        <w:t>PFLPFAV</w:t>
      </w:r>
      <w:r w:rsidRPr="00971D4D">
        <w:rPr>
          <w:rFonts w:ascii="Courier New" w:hAnsi="Courier New" w:cs="Courier New"/>
          <w:color w:val="008000"/>
          <w:sz w:val="18"/>
          <w:szCs w:val="18"/>
        </w:rPr>
        <w:t>SS</w:t>
      </w:r>
      <w:r w:rsidRPr="00971D4D">
        <w:rPr>
          <w:rFonts w:ascii="Courier New" w:hAnsi="Courier New" w:cs="Courier New"/>
          <w:color w:val="0000FF"/>
          <w:sz w:val="18"/>
          <w:szCs w:val="18"/>
        </w:rPr>
        <w:t>D</w:t>
      </w:r>
      <w:r w:rsidRPr="00971D4D">
        <w:rPr>
          <w:rFonts w:ascii="Courier New" w:hAnsi="Courier New" w:cs="Courier New"/>
          <w:color w:val="FF0000"/>
          <w:sz w:val="18"/>
          <w:szCs w:val="18"/>
        </w:rPr>
        <w:t>V</w:t>
      </w:r>
      <w:r w:rsidRPr="00971D4D">
        <w:rPr>
          <w:rFonts w:ascii="Courier New" w:hAnsi="Courier New" w:cs="Courier New"/>
          <w:color w:val="008000"/>
          <w:sz w:val="18"/>
          <w:szCs w:val="18"/>
        </w:rPr>
        <w:t>TSS</w:t>
      </w:r>
      <w:r w:rsidRPr="00971D4D">
        <w:rPr>
          <w:rFonts w:ascii="Courier New" w:hAnsi="Courier New" w:cs="Courier New"/>
          <w:color w:val="FF0000"/>
          <w:sz w:val="18"/>
          <w:szCs w:val="18"/>
        </w:rPr>
        <w:t>PVL</w:t>
      </w:r>
      <w:r w:rsidRPr="00971D4D">
        <w:rPr>
          <w:rFonts w:ascii="Courier New" w:hAnsi="Courier New" w:cs="Courier New"/>
          <w:color w:val="008000"/>
          <w:sz w:val="18"/>
          <w:szCs w:val="18"/>
        </w:rPr>
        <w:t>TSSSTTT</w:t>
      </w:r>
      <w:r w:rsidRPr="00971D4D">
        <w:rPr>
          <w:rFonts w:ascii="Courier New" w:hAnsi="Courier New" w:cs="Courier New"/>
          <w:color w:val="FF0000"/>
          <w:sz w:val="18"/>
          <w:szCs w:val="18"/>
        </w:rPr>
        <w:t>F</w:t>
      </w:r>
      <w:r w:rsidRPr="00971D4D">
        <w:rPr>
          <w:rFonts w:ascii="Courier New" w:hAnsi="Courier New" w:cs="Courier New"/>
          <w:color w:val="008000"/>
          <w:sz w:val="18"/>
          <w:szCs w:val="18"/>
        </w:rPr>
        <w:t>CQQ</w:t>
      </w:r>
      <w:r w:rsidRPr="00971D4D">
        <w:rPr>
          <w:rFonts w:ascii="Courier New" w:hAnsi="Courier New" w:cs="Courier New"/>
          <w:color w:val="FF0000"/>
          <w:sz w:val="18"/>
          <w:szCs w:val="18"/>
        </w:rPr>
        <w:t>PA</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w:t>
      </w:r>
      <w:r w:rsidRPr="00971D4D">
        <w:rPr>
          <w:rFonts w:ascii="Courier New" w:hAnsi="Courier New" w:cs="Courier New"/>
          <w:color w:val="008000"/>
          <w:sz w:val="18"/>
          <w:szCs w:val="18"/>
        </w:rPr>
        <w:t>S</w:t>
      </w:r>
      <w:r w:rsidRPr="00971D4D">
        <w:rPr>
          <w:rFonts w:ascii="Courier New" w:hAnsi="Courier New" w:cs="Courier New"/>
          <w:color w:val="FF0000"/>
          <w:sz w:val="18"/>
          <w:szCs w:val="18"/>
        </w:rPr>
        <w:t>PL</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PF</w:t>
      </w:r>
      <w:r w:rsidRPr="00971D4D">
        <w:rPr>
          <w:rFonts w:ascii="Courier New" w:hAnsi="Courier New" w:cs="Courier New"/>
          <w:color w:val="008000"/>
          <w:sz w:val="18"/>
          <w:szCs w:val="18"/>
        </w:rPr>
        <w:t>S</w:t>
      </w:r>
      <w:r w:rsidRPr="00971D4D">
        <w:rPr>
          <w:rFonts w:ascii="Courier New" w:hAnsi="Courier New" w:cs="Courier New"/>
          <w:color w:val="808080"/>
          <w:sz w:val="18"/>
          <w:szCs w:val="18"/>
        </w:rPr>
        <w:tab/>
        <w:t>120</w:t>
      </w:r>
    </w:p>
    <w:p w14:paraId="7B0B555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7CD68EF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E37DDAB"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503FC2A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391BA98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7544967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M</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178</w:t>
      </w:r>
    </w:p>
    <w:p w14:paraId="634CF998"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PFP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1B10160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lastRenderedPageBreak/>
        <w:t xml:space="preserve">B73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532B0F1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35EFF1A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511661E4"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PLP</w:t>
      </w:r>
      <w:r w:rsidRPr="00971D4D">
        <w:rPr>
          <w:rFonts w:ascii="Courier New" w:hAnsi="Courier New" w:cs="Courier New"/>
          <w:color w:val="008000"/>
          <w:sz w:val="18"/>
          <w:szCs w:val="18"/>
        </w:rPr>
        <w:t>YSYS</w:t>
      </w:r>
      <w:r w:rsidRPr="00971D4D">
        <w:rPr>
          <w:rFonts w:ascii="Courier New" w:hAnsi="Courier New" w:cs="Courier New"/>
          <w:color w:val="0000FF"/>
          <w:sz w:val="18"/>
          <w:szCs w:val="18"/>
        </w:rPr>
        <w:t>D</w:t>
      </w:r>
      <w:r w:rsidRPr="00971D4D">
        <w:rPr>
          <w:rFonts w:ascii="Courier New" w:hAnsi="Courier New" w:cs="Courier New"/>
          <w:color w:val="008000"/>
          <w:sz w:val="18"/>
          <w:szCs w:val="18"/>
        </w:rPr>
        <w:t>T</w:t>
      </w:r>
      <w:r w:rsidRPr="00971D4D">
        <w:rPr>
          <w:rFonts w:ascii="Courier New" w:hAnsi="Courier New" w:cs="Courier New"/>
          <w:color w:val="FF0000"/>
          <w:sz w:val="18"/>
          <w:szCs w:val="18"/>
        </w:rPr>
        <w:t>IP</w:t>
      </w:r>
      <w:r w:rsidRPr="00971D4D">
        <w:rPr>
          <w:rFonts w:ascii="Courier New" w:hAnsi="Courier New" w:cs="Courier New"/>
          <w:color w:val="0000FF"/>
          <w:sz w:val="18"/>
          <w:szCs w:val="18"/>
        </w:rPr>
        <w:t>D</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FF0000"/>
          <w:sz w:val="18"/>
          <w:szCs w:val="18"/>
        </w:rPr>
        <w:t>IM</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FF"/>
          <w:sz w:val="18"/>
          <w:szCs w:val="18"/>
        </w:rPr>
        <w:t>K</w:t>
      </w:r>
      <w:r w:rsidRPr="00971D4D">
        <w:rPr>
          <w:rFonts w:ascii="Courier New" w:hAnsi="Courier New" w:cs="Courier New"/>
          <w:color w:val="0000FF"/>
          <w:sz w:val="18"/>
          <w:szCs w:val="18"/>
        </w:rPr>
        <w:t>D</w:t>
      </w:r>
      <w:r w:rsidRPr="00971D4D">
        <w:rPr>
          <w:rFonts w:ascii="Courier New" w:hAnsi="Courier New" w:cs="Courier New"/>
          <w:color w:val="008000"/>
          <w:sz w:val="18"/>
          <w:szCs w:val="18"/>
        </w:rPr>
        <w:t>GH</w:t>
      </w:r>
      <w:r w:rsidRPr="00971D4D">
        <w:rPr>
          <w:rFonts w:ascii="Courier New" w:hAnsi="Courier New" w:cs="Courier New"/>
          <w:color w:val="FF0000"/>
          <w:sz w:val="18"/>
          <w:szCs w:val="18"/>
        </w:rPr>
        <w:t>A</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SGTS</w:t>
      </w:r>
      <w:r w:rsidRPr="00971D4D">
        <w:rPr>
          <w:rFonts w:ascii="Courier New" w:hAnsi="Courier New" w:cs="Courier New"/>
          <w:color w:val="FF0000"/>
          <w:sz w:val="18"/>
          <w:szCs w:val="18"/>
        </w:rPr>
        <w:t>AF</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QY</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H</w:t>
      </w:r>
      <w:r w:rsidRPr="00971D4D">
        <w:rPr>
          <w:rFonts w:ascii="Courier New" w:hAnsi="Courier New" w:cs="Courier New"/>
          <w:color w:val="FF0000"/>
          <w:sz w:val="18"/>
          <w:szCs w:val="18"/>
        </w:rPr>
        <w:t>L</w:t>
      </w:r>
      <w:r w:rsidRPr="00971D4D">
        <w:rPr>
          <w:rFonts w:ascii="Courier New" w:hAnsi="Courier New" w:cs="Courier New"/>
          <w:color w:val="FF00FF"/>
          <w:sz w:val="18"/>
          <w:szCs w:val="18"/>
        </w:rPr>
        <w:t>R</w:t>
      </w:r>
      <w:r w:rsidRPr="00971D4D">
        <w:rPr>
          <w:rFonts w:ascii="Courier New" w:hAnsi="Courier New" w:cs="Courier New"/>
          <w:color w:val="FF0000"/>
          <w:sz w:val="18"/>
          <w:szCs w:val="18"/>
        </w:rPr>
        <w:t>P</w:t>
      </w:r>
      <w:r w:rsidRPr="00971D4D">
        <w:rPr>
          <w:rFonts w:ascii="Courier New" w:hAnsi="Courier New" w:cs="Courier New"/>
          <w:color w:val="FF00FF"/>
          <w:sz w:val="18"/>
          <w:szCs w:val="18"/>
        </w:rPr>
        <w:t>KKK</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QGGCGQ</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AI</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w:t>
      </w:r>
      <w:r w:rsidRPr="00971D4D">
        <w:rPr>
          <w:rFonts w:ascii="Courier New" w:hAnsi="Courier New" w:cs="Courier New"/>
          <w:color w:val="FF0000"/>
          <w:sz w:val="18"/>
          <w:szCs w:val="18"/>
        </w:rPr>
        <w:t>A</w:t>
      </w:r>
      <w:r w:rsidRPr="00971D4D">
        <w:rPr>
          <w:rFonts w:ascii="Courier New" w:hAnsi="Courier New" w:cs="Courier New"/>
          <w:color w:val="808080"/>
          <w:sz w:val="18"/>
          <w:szCs w:val="18"/>
        </w:rPr>
        <w:tab/>
        <w:t>180</w:t>
      </w:r>
    </w:p>
    <w:p w14:paraId="62B659F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08A564E5"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C1C5FB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77909DA2"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01FC4BD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46F70213"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00"/>
          <w:sz w:val="18"/>
          <w:szCs w:val="18"/>
        </w:rPr>
        <w:t>M</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238</w:t>
      </w:r>
    </w:p>
    <w:p w14:paraId="0D1773D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57C4B169"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2FD6F7F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64F38B01"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6E28A21E"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M</w:t>
      </w:r>
      <w:r w:rsidRPr="00971D4D">
        <w:rPr>
          <w:rFonts w:ascii="Courier New" w:hAnsi="Courier New" w:cs="Courier New"/>
          <w:color w:val="008000"/>
          <w:sz w:val="18"/>
          <w:szCs w:val="18"/>
        </w:rPr>
        <w:t>S</w:t>
      </w:r>
      <w:r w:rsidRPr="00971D4D">
        <w:rPr>
          <w:rFonts w:ascii="Courier New" w:hAnsi="Courier New" w:cs="Courier New"/>
          <w:color w:val="FF0000"/>
          <w:sz w:val="18"/>
          <w:szCs w:val="18"/>
        </w:rPr>
        <w:t>VLA</w:t>
      </w:r>
      <w:r w:rsidRPr="00971D4D">
        <w:rPr>
          <w:rFonts w:ascii="Courier New" w:hAnsi="Courier New" w:cs="Courier New"/>
          <w:color w:val="FF00FF"/>
          <w:sz w:val="18"/>
          <w:szCs w:val="18"/>
        </w:rPr>
        <w:t>R</w:t>
      </w:r>
      <w:r w:rsidRPr="00971D4D">
        <w:rPr>
          <w:rFonts w:ascii="Courier New" w:hAnsi="Courier New" w:cs="Courier New"/>
          <w:color w:val="FF0000"/>
          <w:sz w:val="18"/>
          <w:szCs w:val="18"/>
        </w:rPr>
        <w:t>M</w:t>
      </w:r>
      <w:r w:rsidRPr="00971D4D">
        <w:rPr>
          <w:rFonts w:ascii="Courier New" w:hAnsi="Courier New" w:cs="Courier New"/>
          <w:color w:val="008000"/>
          <w:sz w:val="18"/>
          <w:szCs w:val="18"/>
        </w:rPr>
        <w:t>HSS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L</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W</w:t>
      </w:r>
      <w:r w:rsidRPr="00971D4D">
        <w:rPr>
          <w:rFonts w:ascii="Courier New" w:hAnsi="Courier New" w:cs="Courier New"/>
          <w:color w:val="008000"/>
          <w:sz w:val="18"/>
          <w:szCs w:val="18"/>
        </w:rPr>
        <w:t>Q</w:t>
      </w:r>
      <w:r w:rsidRPr="00971D4D">
        <w:rPr>
          <w:rFonts w:ascii="Courier New" w:hAnsi="Courier New" w:cs="Courier New"/>
          <w:color w:val="FF00FF"/>
          <w:sz w:val="18"/>
          <w:szCs w:val="18"/>
        </w:rPr>
        <w:t>R</w:t>
      </w:r>
      <w:r w:rsidRPr="00971D4D">
        <w:rPr>
          <w:rFonts w:ascii="Courier New" w:hAnsi="Courier New" w:cs="Courier New"/>
          <w:color w:val="008000"/>
          <w:sz w:val="18"/>
          <w:szCs w:val="18"/>
        </w:rPr>
        <w:t>Q</w:t>
      </w:r>
      <w:r w:rsidRPr="00971D4D">
        <w:rPr>
          <w:rFonts w:ascii="Courier New" w:hAnsi="Courier New" w:cs="Courier New"/>
          <w:color w:val="FF0000"/>
          <w:sz w:val="18"/>
          <w:szCs w:val="18"/>
        </w:rPr>
        <w:t>I</w:t>
      </w:r>
      <w:r w:rsidRPr="00971D4D">
        <w:rPr>
          <w:rFonts w:ascii="Courier New" w:hAnsi="Courier New" w:cs="Courier New"/>
          <w:color w:val="008000"/>
          <w:sz w:val="18"/>
          <w:szCs w:val="18"/>
        </w:rPr>
        <w:t>SST</w:t>
      </w:r>
      <w:r w:rsidRPr="00971D4D">
        <w:rPr>
          <w:rFonts w:ascii="Courier New" w:hAnsi="Courier New" w:cs="Courier New"/>
          <w:color w:val="0000FF"/>
          <w:sz w:val="18"/>
          <w:szCs w:val="18"/>
        </w:rPr>
        <w:t>E</w:t>
      </w:r>
      <w:r w:rsidRPr="00971D4D">
        <w:rPr>
          <w:rFonts w:ascii="Courier New" w:hAnsi="Courier New" w:cs="Courier New"/>
          <w:color w:val="FF0000"/>
          <w:sz w:val="18"/>
          <w:szCs w:val="18"/>
        </w:rPr>
        <w:t>MAAAVP</w:t>
      </w:r>
      <w:r w:rsidRPr="00971D4D">
        <w:rPr>
          <w:rFonts w:ascii="Courier New" w:hAnsi="Courier New" w:cs="Courier New"/>
          <w:color w:val="008000"/>
          <w:sz w:val="18"/>
          <w:szCs w:val="18"/>
        </w:rPr>
        <w:t>S</w:t>
      </w:r>
      <w:r w:rsidRPr="00971D4D">
        <w:rPr>
          <w:rFonts w:ascii="Courier New" w:hAnsi="Courier New" w:cs="Courier New"/>
          <w:color w:val="0000FF"/>
          <w:sz w:val="18"/>
          <w:szCs w:val="18"/>
        </w:rPr>
        <w:t>DE</w:t>
      </w:r>
      <w:r w:rsidRPr="00971D4D">
        <w:rPr>
          <w:rFonts w:ascii="Courier New" w:hAnsi="Courier New" w:cs="Courier New"/>
          <w:color w:val="008000"/>
          <w:sz w:val="18"/>
          <w:szCs w:val="18"/>
        </w:rPr>
        <w:t>S</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FF0000"/>
          <w:sz w:val="18"/>
          <w:szCs w:val="18"/>
        </w:rPr>
        <w:t>I</w:t>
      </w:r>
      <w:r w:rsidRPr="00971D4D">
        <w:rPr>
          <w:rFonts w:ascii="Courier New" w:hAnsi="Courier New" w:cs="Courier New"/>
          <w:color w:val="008000"/>
          <w:sz w:val="18"/>
          <w:szCs w:val="18"/>
        </w:rPr>
        <w:t>Q</w:t>
      </w:r>
      <w:r w:rsidRPr="00971D4D">
        <w:rPr>
          <w:rFonts w:ascii="Courier New" w:hAnsi="Courier New" w:cs="Courier New"/>
          <w:color w:val="FF0000"/>
          <w:sz w:val="18"/>
          <w:szCs w:val="18"/>
        </w:rPr>
        <w:t>LL</w:t>
      </w:r>
      <w:r w:rsidRPr="00971D4D">
        <w:rPr>
          <w:rFonts w:ascii="Courier New" w:hAnsi="Courier New" w:cs="Courier New"/>
          <w:color w:val="008000"/>
          <w:sz w:val="18"/>
          <w:szCs w:val="18"/>
        </w:rPr>
        <w:t>H</w:t>
      </w:r>
      <w:r w:rsidRPr="00971D4D">
        <w:rPr>
          <w:rFonts w:ascii="Courier New" w:hAnsi="Courier New" w:cs="Courier New"/>
          <w:color w:val="FF0000"/>
          <w:sz w:val="18"/>
          <w:szCs w:val="18"/>
        </w:rPr>
        <w:t>V</w:t>
      </w:r>
      <w:r w:rsidRPr="00971D4D">
        <w:rPr>
          <w:rFonts w:ascii="Courier New" w:hAnsi="Courier New" w:cs="Courier New"/>
          <w:color w:val="FF00FF"/>
          <w:sz w:val="18"/>
          <w:szCs w:val="18"/>
        </w:rPr>
        <w:t>R</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FF"/>
          <w:sz w:val="18"/>
          <w:szCs w:val="18"/>
        </w:rPr>
        <w:t>RKRR</w:t>
      </w:r>
      <w:r w:rsidRPr="00971D4D">
        <w:rPr>
          <w:rFonts w:ascii="Courier New" w:hAnsi="Courier New" w:cs="Courier New"/>
          <w:color w:val="0000FF"/>
          <w:sz w:val="18"/>
          <w:szCs w:val="18"/>
        </w:rPr>
        <w:t>E</w:t>
      </w:r>
      <w:r w:rsidRPr="00971D4D">
        <w:rPr>
          <w:rFonts w:ascii="Courier New" w:hAnsi="Courier New" w:cs="Courier New"/>
          <w:color w:val="FF00FF"/>
          <w:sz w:val="18"/>
          <w:szCs w:val="18"/>
        </w:rPr>
        <w:t>K</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w:t>
      </w:r>
      <w:r w:rsidRPr="00971D4D">
        <w:rPr>
          <w:rFonts w:ascii="Courier New" w:hAnsi="Courier New" w:cs="Courier New"/>
          <w:color w:val="0000FF"/>
          <w:sz w:val="18"/>
          <w:szCs w:val="18"/>
        </w:rPr>
        <w:t>D</w:t>
      </w:r>
      <w:r w:rsidRPr="00971D4D">
        <w:rPr>
          <w:rFonts w:ascii="Courier New" w:hAnsi="Courier New" w:cs="Courier New"/>
          <w:color w:val="008000"/>
          <w:sz w:val="18"/>
          <w:szCs w:val="18"/>
        </w:rPr>
        <w:t>S</w:t>
      </w:r>
      <w:r w:rsidRPr="00971D4D">
        <w:rPr>
          <w:rFonts w:ascii="Courier New" w:hAnsi="Courier New" w:cs="Courier New"/>
          <w:color w:val="FF0000"/>
          <w:sz w:val="18"/>
          <w:szCs w:val="18"/>
        </w:rPr>
        <w:t>F</w:t>
      </w:r>
      <w:r w:rsidRPr="00971D4D">
        <w:rPr>
          <w:rFonts w:ascii="Courier New" w:hAnsi="Courier New" w:cs="Courier New"/>
          <w:color w:val="0000FF"/>
          <w:sz w:val="18"/>
          <w:szCs w:val="18"/>
        </w:rPr>
        <w:t>E</w:t>
      </w:r>
      <w:r w:rsidRPr="00971D4D">
        <w:rPr>
          <w:rFonts w:ascii="Courier New" w:hAnsi="Courier New" w:cs="Courier New"/>
          <w:color w:val="FF0000"/>
          <w:sz w:val="18"/>
          <w:szCs w:val="18"/>
        </w:rPr>
        <w:t>AL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N</w:t>
      </w:r>
      <w:r w:rsidRPr="00971D4D">
        <w:rPr>
          <w:rFonts w:ascii="Courier New" w:hAnsi="Courier New" w:cs="Courier New"/>
          <w:color w:val="808080"/>
          <w:sz w:val="18"/>
          <w:szCs w:val="18"/>
        </w:rPr>
        <w:tab/>
        <w:t>240</w:t>
      </w:r>
    </w:p>
    <w:p w14:paraId="27E0434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 *******************************************</w:t>
      </w:r>
    </w:p>
    <w:p w14:paraId="618291C0"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91E561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B106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4BDA1E1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B107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09C1B28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FC1890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66EB7C4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Lo1290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293</w:t>
      </w:r>
    </w:p>
    <w:p w14:paraId="730C6ED6"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PHG83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3F04F1EA"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B73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3BC186AF"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Lo1056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0A58B7E7"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Lo1270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NGG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0893C19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F888        </w:t>
      </w:r>
      <w:r w:rsidRPr="00971D4D">
        <w:rPr>
          <w:rFonts w:ascii="Courier New" w:hAnsi="Courier New" w:cs="Courier New"/>
          <w:color w:val="FF0000"/>
          <w:sz w:val="18"/>
          <w:szCs w:val="18"/>
        </w:rPr>
        <w:t>ALPP</w:t>
      </w:r>
      <w:r w:rsidRPr="00971D4D">
        <w:rPr>
          <w:rFonts w:ascii="Courier New" w:hAnsi="Courier New" w:cs="Courier New"/>
          <w:color w:val="008000"/>
          <w:sz w:val="18"/>
          <w:szCs w:val="18"/>
        </w:rPr>
        <w:t>SCC</w:t>
      </w:r>
      <w:r w:rsidRPr="00971D4D">
        <w:rPr>
          <w:rFonts w:ascii="Courier New" w:hAnsi="Courier New" w:cs="Courier New"/>
          <w:color w:val="FF00FF"/>
          <w:sz w:val="18"/>
          <w:szCs w:val="18"/>
        </w:rPr>
        <w:t>KR</w:t>
      </w:r>
      <w:r w:rsidRPr="00971D4D">
        <w:rPr>
          <w:rFonts w:ascii="Courier New" w:hAnsi="Courier New" w:cs="Courier New"/>
          <w:color w:val="0000FF"/>
          <w:sz w:val="18"/>
          <w:szCs w:val="18"/>
        </w:rPr>
        <w:t>D</w:t>
      </w:r>
      <w:r w:rsidRPr="00971D4D">
        <w:rPr>
          <w:rFonts w:ascii="Courier New" w:hAnsi="Courier New" w:cs="Courier New"/>
          <w:color w:val="FF00FF"/>
          <w:sz w:val="18"/>
          <w:szCs w:val="18"/>
        </w:rPr>
        <w:t>K</w:t>
      </w:r>
      <w:r w:rsidRPr="00971D4D">
        <w:rPr>
          <w:rFonts w:ascii="Courier New" w:hAnsi="Courier New" w:cs="Courier New"/>
          <w:color w:val="008000"/>
          <w:sz w:val="18"/>
          <w:szCs w:val="18"/>
        </w:rPr>
        <w:t>TS</w:t>
      </w:r>
      <w:r w:rsidRPr="00971D4D">
        <w:rPr>
          <w:rFonts w:ascii="Courier New" w:hAnsi="Courier New" w:cs="Courier New"/>
          <w:color w:val="FF0000"/>
          <w:sz w:val="18"/>
          <w:szCs w:val="18"/>
        </w:rPr>
        <w:t>ILM</w:t>
      </w:r>
      <w:r w:rsidRPr="00971D4D">
        <w:rPr>
          <w:rFonts w:ascii="Courier New" w:hAnsi="Courier New" w:cs="Courier New"/>
          <w:color w:val="FF00FF"/>
          <w:sz w:val="18"/>
          <w:szCs w:val="18"/>
        </w:rPr>
        <w:t>R</w:t>
      </w:r>
      <w:r w:rsidRPr="00971D4D">
        <w:rPr>
          <w:rFonts w:ascii="Courier New" w:hAnsi="Courier New" w:cs="Courier New"/>
          <w:color w:val="FF0000"/>
          <w:sz w:val="18"/>
          <w:szCs w:val="18"/>
        </w:rPr>
        <w:t>A</w:t>
      </w:r>
      <w:r w:rsidRPr="00971D4D">
        <w:rPr>
          <w:rFonts w:ascii="Courier New" w:hAnsi="Courier New" w:cs="Courier New"/>
          <w:color w:val="FF00FF"/>
          <w:sz w:val="18"/>
          <w:szCs w:val="18"/>
        </w:rPr>
        <w:t>R</w:t>
      </w:r>
      <w:r w:rsidRPr="00971D4D">
        <w:rPr>
          <w:rFonts w:ascii="Courier New" w:hAnsi="Courier New" w:cs="Courier New"/>
          <w:color w:val="0000FF"/>
          <w:sz w:val="18"/>
          <w:szCs w:val="18"/>
        </w:rPr>
        <w:t>D</w:t>
      </w:r>
      <w:r w:rsidRPr="00971D4D">
        <w:rPr>
          <w:rFonts w:ascii="Courier New" w:hAnsi="Courier New" w:cs="Courier New"/>
          <w:color w:val="008000"/>
          <w:sz w:val="18"/>
          <w:szCs w:val="18"/>
        </w:rPr>
        <w:t>Y</w:t>
      </w:r>
      <w:r w:rsidRPr="00971D4D">
        <w:rPr>
          <w:rFonts w:ascii="Courier New" w:hAnsi="Courier New" w:cs="Courier New"/>
          <w:color w:val="FF0000"/>
          <w:sz w:val="18"/>
          <w:szCs w:val="18"/>
        </w:rPr>
        <w:t>I</w:t>
      </w:r>
      <w:r w:rsidRPr="00971D4D">
        <w:rPr>
          <w:rFonts w:ascii="Courier New" w:hAnsi="Courier New" w:cs="Courier New"/>
          <w:color w:val="008000"/>
          <w:sz w:val="18"/>
          <w:szCs w:val="18"/>
        </w:rPr>
        <w:t>NS</w:t>
      </w:r>
      <w:r w:rsidRPr="00971D4D">
        <w:rPr>
          <w:rFonts w:ascii="Courier New" w:hAnsi="Courier New" w:cs="Courier New"/>
          <w:color w:val="FF0000"/>
          <w:sz w:val="18"/>
          <w:szCs w:val="18"/>
        </w:rPr>
        <w:t>L</w:t>
      </w:r>
      <w:r w:rsidRPr="00971D4D">
        <w:rPr>
          <w:rFonts w:ascii="Courier New" w:hAnsi="Courier New" w:cs="Courier New"/>
          <w:color w:val="FF00FF"/>
          <w:sz w:val="18"/>
          <w:szCs w:val="18"/>
        </w:rPr>
        <w:t>K</w:t>
      </w:r>
      <w:r w:rsidRPr="00971D4D">
        <w:rPr>
          <w:rFonts w:ascii="Courier New" w:hAnsi="Courier New" w:cs="Courier New"/>
          <w:color w:val="008000"/>
          <w:sz w:val="18"/>
          <w:szCs w:val="18"/>
        </w:rPr>
        <w:t>S</w:t>
      </w:r>
      <w:r w:rsidRPr="00971D4D">
        <w:rPr>
          <w:rFonts w:ascii="Courier New" w:hAnsi="Courier New" w:cs="Courier New"/>
          <w:color w:val="FF00FF"/>
          <w:sz w:val="18"/>
          <w:szCs w:val="18"/>
        </w:rPr>
        <w:t>R</w:t>
      </w:r>
      <w:r w:rsidRPr="00971D4D">
        <w:rPr>
          <w:rFonts w:ascii="Courier New" w:hAnsi="Courier New" w:cs="Courier New"/>
          <w:color w:val="FF0000"/>
          <w:sz w:val="18"/>
          <w:szCs w:val="18"/>
        </w:rPr>
        <w:t>V</w:t>
      </w:r>
      <w:r w:rsidRPr="00971D4D">
        <w:rPr>
          <w:rFonts w:ascii="Courier New" w:hAnsi="Courier New" w:cs="Courier New"/>
          <w:color w:val="008000"/>
          <w:sz w:val="18"/>
          <w:szCs w:val="18"/>
        </w:rPr>
        <w:t>S</w:t>
      </w:r>
      <w:r w:rsidRPr="00971D4D">
        <w:rPr>
          <w:rFonts w:ascii="Courier New" w:hAnsi="Courier New" w:cs="Courier New"/>
          <w:color w:val="0000FF"/>
          <w:sz w:val="18"/>
          <w:szCs w:val="18"/>
        </w:rPr>
        <w:t>E</w:t>
      </w:r>
      <w:r w:rsidRPr="00971D4D">
        <w:rPr>
          <w:rFonts w:ascii="Courier New" w:hAnsi="Courier New" w:cs="Courier New"/>
          <w:color w:val="FF0000"/>
          <w:sz w:val="18"/>
          <w:szCs w:val="18"/>
        </w:rPr>
        <w:t>L</w:t>
      </w:r>
      <w:r w:rsidRPr="00971D4D">
        <w:rPr>
          <w:rFonts w:ascii="Courier New" w:hAnsi="Courier New" w:cs="Courier New"/>
          <w:color w:val="0000FF"/>
          <w:sz w:val="18"/>
          <w:szCs w:val="18"/>
        </w:rPr>
        <w:t>EE</w:t>
      </w:r>
      <w:r w:rsidRPr="00971D4D">
        <w:rPr>
          <w:rFonts w:ascii="Courier New" w:hAnsi="Courier New" w:cs="Courier New"/>
          <w:color w:val="008000"/>
          <w:sz w:val="18"/>
          <w:szCs w:val="18"/>
        </w:rPr>
        <w:t>NG</w:t>
      </w:r>
      <w:r w:rsidRPr="00971D4D">
        <w:rPr>
          <w:rFonts w:ascii="Courier New" w:hAnsi="Courier New" w:cs="Courier New"/>
          <w:color w:val="FF00FF"/>
          <w:sz w:val="18"/>
          <w:szCs w:val="18"/>
        </w:rPr>
        <w:t>K</w:t>
      </w:r>
      <w:r w:rsidRPr="00971D4D">
        <w:rPr>
          <w:rFonts w:ascii="Courier New" w:hAnsi="Courier New" w:cs="Courier New"/>
          <w:color w:val="FF0000"/>
          <w:sz w:val="18"/>
          <w:szCs w:val="18"/>
        </w:rPr>
        <w:t>VL</w:t>
      </w:r>
      <w:r w:rsidRPr="00971D4D">
        <w:rPr>
          <w:rFonts w:ascii="Courier New" w:hAnsi="Courier New" w:cs="Courier New"/>
          <w:color w:val="0000FF"/>
          <w:sz w:val="18"/>
          <w:szCs w:val="18"/>
        </w:rPr>
        <w:t>E</w:t>
      </w:r>
      <w:r w:rsidRPr="00971D4D">
        <w:rPr>
          <w:rFonts w:ascii="Courier New" w:hAnsi="Courier New" w:cs="Courier New"/>
          <w:color w:val="008000"/>
          <w:sz w:val="18"/>
          <w:szCs w:val="18"/>
        </w:rPr>
        <w:t>SQ</w:t>
      </w:r>
      <w:r w:rsidRPr="00971D4D">
        <w:rPr>
          <w:rFonts w:ascii="Courier New" w:hAnsi="Courier New" w:cs="Courier New"/>
          <w:color w:val="FF0000"/>
          <w:sz w:val="18"/>
          <w:szCs w:val="18"/>
        </w:rPr>
        <w:t>L</w:t>
      </w:r>
      <w:r w:rsidRPr="00971D4D">
        <w:rPr>
          <w:rFonts w:ascii="Courier New" w:hAnsi="Courier New" w:cs="Courier New"/>
          <w:color w:val="008000"/>
          <w:sz w:val="18"/>
          <w:szCs w:val="18"/>
        </w:rPr>
        <w:t>CSS</w:t>
      </w:r>
      <w:r w:rsidRPr="00971D4D">
        <w:rPr>
          <w:rFonts w:ascii="Courier New" w:hAnsi="Courier New" w:cs="Courier New"/>
          <w:color w:val="FF00FF"/>
          <w:sz w:val="18"/>
          <w:szCs w:val="18"/>
        </w:rPr>
        <w:t>R</w:t>
      </w:r>
      <w:r w:rsidRPr="00971D4D">
        <w:rPr>
          <w:rFonts w:ascii="Courier New" w:hAnsi="Courier New" w:cs="Courier New"/>
          <w:color w:val="008000"/>
          <w:sz w:val="18"/>
          <w:szCs w:val="18"/>
        </w:rPr>
        <w:t>G</w:t>
      </w:r>
      <w:r w:rsidRPr="00971D4D">
        <w:rPr>
          <w:rFonts w:ascii="Courier New" w:hAnsi="Courier New" w:cs="Courier New"/>
          <w:color w:val="0000FF"/>
          <w:sz w:val="18"/>
          <w:szCs w:val="18"/>
        </w:rPr>
        <w:t>D</w:t>
      </w:r>
      <w:r w:rsidRPr="00971D4D">
        <w:rPr>
          <w:rFonts w:ascii="Courier New" w:hAnsi="Courier New" w:cs="Courier New"/>
          <w:color w:val="008000"/>
          <w:sz w:val="18"/>
          <w:szCs w:val="18"/>
        </w:rPr>
        <w:t>N</w:t>
      </w:r>
      <w:r w:rsidRPr="00971D4D">
        <w:rPr>
          <w:rFonts w:ascii="Courier New" w:hAnsi="Courier New" w:cs="Courier New"/>
          <w:color w:val="FF0000"/>
          <w:sz w:val="18"/>
          <w:szCs w:val="18"/>
        </w:rPr>
        <w:t>A</w:t>
      </w:r>
      <w:r w:rsidRPr="00971D4D">
        <w:rPr>
          <w:rFonts w:ascii="Courier New" w:hAnsi="Courier New" w:cs="Courier New"/>
          <w:color w:val="008000"/>
          <w:sz w:val="18"/>
          <w:szCs w:val="18"/>
        </w:rPr>
        <w:t>G</w:t>
      </w:r>
      <w:r w:rsidRPr="00971D4D">
        <w:rPr>
          <w:rFonts w:ascii="Courier New" w:hAnsi="Courier New" w:cs="Courier New"/>
          <w:color w:val="FF0000"/>
          <w:sz w:val="18"/>
          <w:szCs w:val="18"/>
        </w:rPr>
        <w:t>PLP</w:t>
      </w:r>
      <w:r w:rsidRPr="00971D4D">
        <w:rPr>
          <w:rFonts w:ascii="Courier New" w:hAnsi="Courier New" w:cs="Courier New"/>
          <w:color w:val="808080"/>
          <w:sz w:val="18"/>
          <w:szCs w:val="18"/>
        </w:rPr>
        <w:t>*</w:t>
      </w:r>
      <w:r w:rsidRPr="00971D4D">
        <w:rPr>
          <w:rFonts w:ascii="Courier New" w:hAnsi="Courier New" w:cs="Courier New"/>
          <w:color w:val="808080"/>
          <w:sz w:val="18"/>
          <w:szCs w:val="18"/>
        </w:rPr>
        <w:tab/>
        <w:t>295</w:t>
      </w:r>
    </w:p>
    <w:p w14:paraId="277722FD"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71D4D">
        <w:rPr>
          <w:rFonts w:ascii="Courier New" w:hAnsi="Courier New" w:cs="Courier New"/>
          <w:color w:val="808080"/>
          <w:sz w:val="18"/>
          <w:szCs w:val="18"/>
        </w:rPr>
        <w:t xml:space="preserve">            **************************************************.*****</w:t>
      </w:r>
    </w:p>
    <w:p w14:paraId="208608EC" w14:textId="77777777" w:rsidR="00C460F7" w:rsidRPr="00971D4D"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 xml:space="preserve">        </w:t>
      </w:r>
    </w:p>
    <w:p w14:paraId="51110460"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4E1AB06"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71D4D">
        <w:rPr>
          <w:rFonts w:ascii="Courier New" w:hAnsi="Courier New" w:cs="Courier New"/>
          <w:color w:val="222222"/>
          <w:sz w:val="18"/>
          <w:szCs w:val="18"/>
        </w:rPr>
        <w:t>Zm00001d038396</w:t>
      </w:r>
    </w:p>
    <w:p w14:paraId="306AB7F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br/>
      </w:r>
    </w:p>
    <w:p w14:paraId="0920F7D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NS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QTGGQ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50D1D7C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1D4F450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0519158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2E5BEE6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17D4CF4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5A2016E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1C1A91E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425C0E6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APVV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NNTS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MLP</w:t>
      </w:r>
      <w:r w:rsidRPr="006940BE">
        <w:rPr>
          <w:rFonts w:ascii="Courier New" w:hAnsi="Courier New" w:cs="Courier New"/>
          <w:color w:val="008000"/>
          <w:sz w:val="18"/>
          <w:szCs w:val="18"/>
        </w:rPr>
        <w:t>QTG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FP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SGNS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SN</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w:t>
      </w:r>
      <w:r w:rsidRPr="006940BE">
        <w:rPr>
          <w:rFonts w:ascii="Courier New" w:hAnsi="Courier New" w:cs="Courier New"/>
          <w:color w:val="FF00FF"/>
          <w:sz w:val="18"/>
          <w:szCs w:val="18"/>
        </w:rPr>
        <w:t>R</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808080"/>
          <w:sz w:val="18"/>
          <w:szCs w:val="18"/>
        </w:rPr>
        <w:tab/>
        <w:t>60</w:t>
      </w:r>
    </w:p>
    <w:p w14:paraId="60A25EB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50175FC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BC226F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25DAB1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6E7A927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6F52912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4D97C44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252F2A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332BB7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C4FA2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7620686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PPL</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SH</w:t>
      </w:r>
      <w:r w:rsidRPr="006940BE">
        <w:rPr>
          <w:rFonts w:ascii="Courier New" w:hAnsi="Courier New" w:cs="Courier New"/>
          <w:color w:val="FF0000"/>
          <w:sz w:val="18"/>
          <w:szCs w:val="18"/>
        </w:rPr>
        <w:t>PWWP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RKK</w:t>
      </w:r>
      <w:r w:rsidRPr="006940BE">
        <w:rPr>
          <w:rFonts w:ascii="Courier New" w:hAnsi="Courier New" w:cs="Courier New"/>
          <w:color w:val="008000"/>
          <w:sz w:val="18"/>
          <w:szCs w:val="18"/>
        </w:rPr>
        <w:t>GSH</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FAW</w:t>
      </w:r>
      <w:r w:rsidRPr="006940BE">
        <w:rPr>
          <w:rFonts w:ascii="Courier New" w:hAnsi="Courier New" w:cs="Courier New"/>
          <w:color w:val="008000"/>
          <w:sz w:val="18"/>
          <w:szCs w:val="18"/>
        </w:rPr>
        <w:t>C</w:t>
      </w:r>
      <w:r w:rsidRPr="006940BE">
        <w:rPr>
          <w:rFonts w:ascii="Courier New" w:hAnsi="Courier New" w:cs="Courier New"/>
          <w:color w:val="808080"/>
          <w:sz w:val="18"/>
          <w:szCs w:val="18"/>
        </w:rPr>
        <w:tab/>
        <w:t>120</w:t>
      </w:r>
    </w:p>
    <w:p w14:paraId="545292B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7ED4033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68D76A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1C0CEA5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3685C12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444FB09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403645E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7D249FD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LP</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0114A45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0FF08DA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1A77B59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PFV</w:t>
      </w:r>
      <w:r w:rsidRPr="006940BE">
        <w:rPr>
          <w:rFonts w:ascii="Courier New" w:hAnsi="Courier New" w:cs="Courier New"/>
          <w:color w:val="008000"/>
          <w:sz w:val="18"/>
          <w:szCs w:val="18"/>
        </w:rPr>
        <w:t>TNYSQ</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QSSS</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GS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VL</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SCSC</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LA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NG</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SYT</w:t>
      </w:r>
      <w:r w:rsidRPr="006940BE">
        <w:rPr>
          <w:rFonts w:ascii="Courier New" w:hAnsi="Courier New" w:cs="Courier New"/>
          <w:color w:val="808080"/>
          <w:sz w:val="18"/>
          <w:szCs w:val="18"/>
        </w:rPr>
        <w:tab/>
        <w:t>180</w:t>
      </w:r>
    </w:p>
    <w:p w14:paraId="7D7E000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65D3645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9BD5FC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LVIV</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10F5C8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55CC88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0386EDF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lastRenderedPageBreak/>
        <w:t xml:space="preserve">FC1890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6A64ED3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3CEDE6F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0DC29F9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E7077F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3BB6DCA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TCS</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N</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IL</w:t>
      </w:r>
      <w:r w:rsidRPr="006940BE">
        <w:rPr>
          <w:rFonts w:ascii="Courier New" w:hAnsi="Courier New" w:cs="Courier New"/>
          <w:color w:val="008000"/>
          <w:sz w:val="18"/>
          <w:szCs w:val="18"/>
        </w:rPr>
        <w:t>NC</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LALFP</w:t>
      </w:r>
      <w:r w:rsidRPr="006940BE">
        <w:rPr>
          <w:rFonts w:ascii="Courier New" w:hAnsi="Courier New" w:cs="Courier New"/>
          <w:color w:val="008000"/>
          <w:sz w:val="18"/>
          <w:szCs w:val="18"/>
        </w:rPr>
        <w:t>GQGG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LVIA</w:t>
      </w:r>
      <w:r w:rsidRPr="006940BE">
        <w:rPr>
          <w:rFonts w:ascii="Courier New" w:hAnsi="Courier New" w:cs="Courier New"/>
          <w:color w:val="008000"/>
          <w:sz w:val="18"/>
          <w:szCs w:val="18"/>
        </w:rPr>
        <w:t>CSQ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Y</w:t>
      </w:r>
      <w:r w:rsidRPr="006940BE">
        <w:rPr>
          <w:rFonts w:ascii="Courier New" w:hAnsi="Courier New" w:cs="Courier New"/>
          <w:color w:val="808080"/>
          <w:sz w:val="18"/>
          <w:szCs w:val="18"/>
        </w:rPr>
        <w:tab/>
        <w:t>240</w:t>
      </w:r>
    </w:p>
    <w:p w14:paraId="713AD23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78A098D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4148E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63A324B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04C4620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7CF1E02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66309BF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71DD541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52EFB0A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5058B66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765B89E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GC</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QTS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AWV</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STQN</w:t>
      </w:r>
      <w:r w:rsidRPr="006940BE">
        <w:rPr>
          <w:rFonts w:ascii="Courier New" w:hAnsi="Courier New" w:cs="Courier New"/>
          <w:color w:val="FF0000"/>
          <w:sz w:val="18"/>
          <w:szCs w:val="18"/>
        </w:rPr>
        <w:t>VMV</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PVI</w:t>
      </w:r>
      <w:r w:rsidRPr="006940BE">
        <w:rPr>
          <w:rFonts w:ascii="Courier New" w:hAnsi="Courier New" w:cs="Courier New"/>
          <w:color w:val="008000"/>
          <w:sz w:val="18"/>
          <w:szCs w:val="18"/>
        </w:rPr>
        <w:t>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TQ</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RK</w:t>
      </w:r>
      <w:r w:rsidRPr="006940BE">
        <w:rPr>
          <w:rFonts w:ascii="Courier New" w:hAnsi="Courier New" w:cs="Courier New"/>
          <w:color w:val="008000"/>
          <w:sz w:val="18"/>
          <w:szCs w:val="18"/>
        </w:rPr>
        <w:t>Q</w:t>
      </w:r>
      <w:r w:rsidRPr="006940BE">
        <w:rPr>
          <w:rFonts w:ascii="Courier New" w:hAnsi="Courier New" w:cs="Courier New"/>
          <w:color w:val="808080"/>
          <w:sz w:val="18"/>
          <w:szCs w:val="18"/>
        </w:rPr>
        <w:tab/>
        <w:t>300</w:t>
      </w:r>
    </w:p>
    <w:p w14:paraId="30C64AF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4237D7A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358F24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VAM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3653EBC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4C8A1F7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69E60C1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3969E15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2DF66F1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620FBC4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10B81A7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01DAF83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GH</w:t>
      </w:r>
      <w:r w:rsidRPr="006940BE">
        <w:rPr>
          <w:rFonts w:ascii="Courier New" w:hAnsi="Courier New" w:cs="Courier New"/>
          <w:color w:val="0000FF"/>
          <w:sz w:val="18"/>
          <w:szCs w:val="18"/>
        </w:rPr>
        <w:t>D</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008000"/>
          <w:sz w:val="18"/>
          <w:szCs w:val="18"/>
        </w:rPr>
        <w:t>STSNQ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TSYN</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KKR</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w:t>
      </w:r>
      <w:r w:rsidRPr="006940BE">
        <w:rPr>
          <w:rFonts w:ascii="Courier New" w:hAnsi="Courier New" w:cs="Courier New"/>
          <w:color w:val="FF0000"/>
          <w:sz w:val="18"/>
          <w:szCs w:val="18"/>
        </w:rPr>
        <w:t>F</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SS</w:t>
      </w:r>
      <w:r w:rsidRPr="006940BE">
        <w:rPr>
          <w:rFonts w:ascii="Courier New" w:hAnsi="Courier New" w:cs="Courier New"/>
          <w:color w:val="FF0000"/>
          <w:sz w:val="18"/>
          <w:szCs w:val="18"/>
        </w:rPr>
        <w:t>AP</w:t>
      </w:r>
      <w:r w:rsidRPr="006940BE">
        <w:rPr>
          <w:rFonts w:ascii="Courier New" w:hAnsi="Courier New" w:cs="Courier New"/>
          <w:color w:val="008000"/>
          <w:sz w:val="18"/>
          <w:szCs w:val="18"/>
        </w:rPr>
        <w:t>TGGGS</w:t>
      </w:r>
      <w:r w:rsidRPr="006940BE">
        <w:rPr>
          <w:rFonts w:ascii="Courier New" w:hAnsi="Courier New" w:cs="Courier New"/>
          <w:color w:val="FF0000"/>
          <w:sz w:val="18"/>
          <w:szCs w:val="18"/>
        </w:rPr>
        <w:t>F</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FF0000"/>
          <w:sz w:val="18"/>
          <w:szCs w:val="18"/>
        </w:rPr>
        <w:t>I</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SQ</w:t>
      </w:r>
      <w:r w:rsidRPr="006940BE">
        <w:rPr>
          <w:rFonts w:ascii="Courier New" w:hAnsi="Courier New" w:cs="Courier New"/>
          <w:color w:val="808080"/>
          <w:sz w:val="18"/>
          <w:szCs w:val="18"/>
        </w:rPr>
        <w:tab/>
        <w:t>360</w:t>
      </w:r>
    </w:p>
    <w:p w14:paraId="4870C19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28BFFB3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814C49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7FC6D8B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0A754BC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50E92D5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1C7E56B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35D0EBE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2AF7568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6DBEA5A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45E5A4C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TGSSS</w:t>
      </w:r>
      <w:r w:rsidRPr="006940BE">
        <w:rPr>
          <w:rFonts w:ascii="Courier New" w:hAnsi="Courier New" w:cs="Courier New"/>
          <w:color w:val="FF0000"/>
          <w:sz w:val="18"/>
          <w:szCs w:val="18"/>
        </w:rPr>
        <w:t>IM</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QN</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YNN</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F</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KR</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KRRR</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w:t>
      </w:r>
      <w:r w:rsidRPr="006940BE">
        <w:rPr>
          <w:rFonts w:ascii="Courier New" w:hAnsi="Courier New" w:cs="Courier New"/>
          <w:color w:val="FF0000"/>
          <w:sz w:val="18"/>
          <w:szCs w:val="18"/>
        </w:rPr>
        <w:t>I</w:t>
      </w:r>
      <w:r w:rsidRPr="006940BE">
        <w:rPr>
          <w:rFonts w:ascii="Courier New" w:hAnsi="Courier New" w:cs="Courier New"/>
          <w:color w:val="008000"/>
          <w:sz w:val="18"/>
          <w:szCs w:val="18"/>
        </w:rPr>
        <w:t>NH</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808080"/>
          <w:sz w:val="18"/>
          <w:szCs w:val="18"/>
        </w:rPr>
        <w:tab/>
        <w:t>420</w:t>
      </w:r>
    </w:p>
    <w:p w14:paraId="15EF274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12C1D4F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113ADD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5B0208F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781E09F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3370878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7F0CB86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260C6B7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458398D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648C079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6B0BF34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LL</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L</w:t>
      </w:r>
      <w:r w:rsidRPr="006940BE">
        <w:rPr>
          <w:rFonts w:ascii="Courier New" w:hAnsi="Courier New" w:cs="Courier New"/>
          <w:color w:val="008000"/>
          <w:sz w:val="18"/>
          <w:szCs w:val="18"/>
        </w:rPr>
        <w:t>C</w:t>
      </w:r>
      <w:r w:rsidRPr="006940BE">
        <w:rPr>
          <w:rFonts w:ascii="Courier New" w:hAnsi="Courier New" w:cs="Courier New"/>
          <w:color w:val="FF0000"/>
          <w:sz w:val="18"/>
          <w:szCs w:val="18"/>
        </w:rPr>
        <w:t>LVA</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PM</w:t>
      </w:r>
      <w:r w:rsidRPr="006940BE">
        <w:rPr>
          <w:rFonts w:ascii="Courier New" w:hAnsi="Courier New" w:cs="Courier New"/>
          <w:color w:val="008000"/>
          <w:sz w:val="18"/>
          <w:szCs w:val="18"/>
        </w:rPr>
        <w:t>NGYS</w:t>
      </w:r>
      <w:r w:rsidRPr="006940BE">
        <w:rPr>
          <w:rFonts w:ascii="Courier New" w:hAnsi="Courier New" w:cs="Courier New"/>
          <w:color w:val="FF0000"/>
          <w:sz w:val="18"/>
          <w:szCs w:val="18"/>
        </w:rPr>
        <w:t>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AMII</w:t>
      </w:r>
      <w:r w:rsidRPr="006940BE">
        <w:rPr>
          <w:rFonts w:ascii="Courier New" w:hAnsi="Courier New" w:cs="Courier New"/>
          <w:color w:val="008000"/>
          <w:sz w:val="18"/>
          <w:szCs w:val="18"/>
        </w:rPr>
        <w:t>GY</w:t>
      </w:r>
      <w:r w:rsidRPr="006940BE">
        <w:rPr>
          <w:rFonts w:ascii="Courier New" w:hAnsi="Courier New" w:cs="Courier New"/>
          <w:color w:val="FF0000"/>
          <w:sz w:val="18"/>
          <w:szCs w:val="18"/>
        </w:rPr>
        <w:t>F</w:t>
      </w:r>
      <w:r w:rsidRPr="006940BE">
        <w:rPr>
          <w:rFonts w:ascii="Courier New" w:hAnsi="Courier New" w:cs="Courier New"/>
          <w:color w:val="008000"/>
          <w:sz w:val="18"/>
          <w:szCs w:val="18"/>
        </w:rPr>
        <w:t>N</w:t>
      </w:r>
      <w:r w:rsidRPr="006940BE">
        <w:rPr>
          <w:rFonts w:ascii="Courier New" w:hAnsi="Courier New" w:cs="Courier New"/>
          <w:color w:val="0000FF"/>
          <w:sz w:val="18"/>
          <w:szCs w:val="18"/>
        </w:rPr>
        <w:t>D</w:t>
      </w:r>
      <w:r w:rsidRPr="006940BE">
        <w:rPr>
          <w:rFonts w:ascii="Courier New" w:hAnsi="Courier New" w:cs="Courier New"/>
          <w:color w:val="008000"/>
          <w:sz w:val="18"/>
          <w:szCs w:val="18"/>
        </w:rPr>
        <w:t>Y</w:t>
      </w:r>
      <w:r w:rsidRPr="006940BE">
        <w:rPr>
          <w:rFonts w:ascii="Courier New" w:hAnsi="Courier New" w:cs="Courier New"/>
          <w:color w:val="FF00FF"/>
          <w:sz w:val="18"/>
          <w:szCs w:val="18"/>
        </w:rPr>
        <w:t>R</w:t>
      </w:r>
      <w:r w:rsidRPr="006940BE">
        <w:rPr>
          <w:rFonts w:ascii="Courier New" w:hAnsi="Courier New" w:cs="Courier New"/>
          <w:color w:val="008000"/>
          <w:sz w:val="18"/>
          <w:szCs w:val="18"/>
        </w:rPr>
        <w:t>NY</w:t>
      </w:r>
      <w:r w:rsidRPr="006940BE">
        <w:rPr>
          <w:rFonts w:ascii="Courier New" w:hAnsi="Courier New" w:cs="Courier New"/>
          <w:color w:val="FF0000"/>
          <w:sz w:val="18"/>
          <w:szCs w:val="18"/>
        </w:rPr>
        <w:t>IV</w:t>
      </w:r>
      <w:r w:rsidRPr="006940BE">
        <w:rPr>
          <w:rFonts w:ascii="Courier New" w:hAnsi="Courier New" w:cs="Courier New"/>
          <w:color w:val="008000"/>
          <w:sz w:val="18"/>
          <w:szCs w:val="18"/>
        </w:rPr>
        <w:t>STTT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GTS</w:t>
      </w:r>
      <w:r w:rsidRPr="006940BE">
        <w:rPr>
          <w:rFonts w:ascii="Courier New" w:hAnsi="Courier New" w:cs="Courier New"/>
          <w:color w:val="FF00FF"/>
          <w:sz w:val="18"/>
          <w:szCs w:val="18"/>
        </w:rPr>
        <w:t>RR</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RKRK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VIP</w:t>
      </w:r>
      <w:r w:rsidRPr="006940BE">
        <w:rPr>
          <w:rFonts w:ascii="Courier New" w:hAnsi="Courier New" w:cs="Courier New"/>
          <w:color w:val="008000"/>
          <w:sz w:val="18"/>
          <w:szCs w:val="18"/>
        </w:rPr>
        <w:t>S</w:t>
      </w:r>
      <w:r w:rsidRPr="006940BE">
        <w:rPr>
          <w:rFonts w:ascii="Courier New" w:hAnsi="Courier New" w:cs="Courier New"/>
          <w:color w:val="808080"/>
          <w:sz w:val="18"/>
          <w:szCs w:val="18"/>
        </w:rPr>
        <w:tab/>
        <w:t>480</w:t>
      </w:r>
    </w:p>
    <w:p w14:paraId="44802F2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049DAE8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03D563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3C209E3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4A63A7C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6C2990A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119E67E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0505B74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47540F6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7EDEE31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47BBB86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TT</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SY</w:t>
      </w:r>
      <w:r w:rsidRPr="006940BE">
        <w:rPr>
          <w:rFonts w:ascii="Courier New" w:hAnsi="Courier New" w:cs="Courier New"/>
          <w:color w:val="FF0000"/>
          <w:sz w:val="18"/>
          <w:szCs w:val="18"/>
        </w:rPr>
        <w:t>W</w:t>
      </w:r>
      <w:r w:rsidRPr="006940BE">
        <w:rPr>
          <w:rFonts w:ascii="Courier New" w:hAnsi="Courier New" w:cs="Courier New"/>
          <w:color w:val="008000"/>
          <w:sz w:val="18"/>
          <w:szCs w:val="18"/>
        </w:rPr>
        <w:t>SG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YNH</w:t>
      </w:r>
      <w:r w:rsidRPr="006940BE">
        <w:rPr>
          <w:rFonts w:ascii="Courier New" w:hAnsi="Courier New" w:cs="Courier New"/>
          <w:color w:val="FF0000"/>
          <w:sz w:val="18"/>
          <w:szCs w:val="18"/>
        </w:rPr>
        <w:t>PV</w:t>
      </w:r>
      <w:r w:rsidRPr="006940BE">
        <w:rPr>
          <w:rFonts w:ascii="Courier New" w:hAnsi="Courier New" w:cs="Courier New"/>
          <w:color w:val="008000"/>
          <w:sz w:val="18"/>
          <w:szCs w:val="18"/>
        </w:rPr>
        <w:t>H</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KR</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P</w:t>
      </w:r>
      <w:r w:rsidRPr="006940BE">
        <w:rPr>
          <w:rFonts w:ascii="Courier New" w:hAnsi="Courier New" w:cs="Courier New"/>
          <w:color w:val="FF00FF"/>
          <w:sz w:val="18"/>
          <w:szCs w:val="18"/>
        </w:rPr>
        <w:t>RRKRR</w:t>
      </w:r>
      <w:r w:rsidRPr="006940BE">
        <w:rPr>
          <w:rFonts w:ascii="Courier New" w:hAnsi="Courier New" w:cs="Courier New"/>
          <w:color w:val="008000"/>
          <w:sz w:val="18"/>
          <w:szCs w:val="18"/>
        </w:rPr>
        <w:t>SS</w:t>
      </w:r>
      <w:r w:rsidRPr="006940BE">
        <w:rPr>
          <w:rFonts w:ascii="Courier New" w:hAnsi="Courier New" w:cs="Courier New"/>
          <w:color w:val="FF00FF"/>
          <w:sz w:val="18"/>
          <w:szCs w:val="18"/>
        </w:rPr>
        <w:t>R</w:t>
      </w:r>
      <w:r w:rsidRPr="006940BE">
        <w:rPr>
          <w:rFonts w:ascii="Courier New" w:hAnsi="Courier New" w:cs="Courier New"/>
          <w:color w:val="008000"/>
          <w:sz w:val="18"/>
          <w:szCs w:val="18"/>
        </w:rPr>
        <w:t>H</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w:t>
      </w:r>
      <w:r w:rsidRPr="006940BE">
        <w:rPr>
          <w:rFonts w:ascii="Courier New" w:hAnsi="Courier New" w:cs="Courier New"/>
          <w:color w:val="FF0000"/>
          <w:sz w:val="18"/>
          <w:szCs w:val="18"/>
        </w:rPr>
        <w:t>IPL</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PVP</w:t>
      </w:r>
      <w:r w:rsidRPr="006940BE">
        <w:rPr>
          <w:rFonts w:ascii="Courier New" w:hAnsi="Courier New" w:cs="Courier New"/>
          <w:color w:val="FF00FF"/>
          <w:sz w:val="18"/>
          <w:szCs w:val="18"/>
        </w:rPr>
        <w:t>KK</w:t>
      </w:r>
      <w:r w:rsidRPr="006940BE">
        <w:rPr>
          <w:rFonts w:ascii="Courier New" w:hAnsi="Courier New" w:cs="Courier New"/>
          <w:color w:val="808080"/>
          <w:sz w:val="18"/>
          <w:szCs w:val="18"/>
        </w:rPr>
        <w:tab/>
        <w:t>540</w:t>
      </w:r>
    </w:p>
    <w:p w14:paraId="079F5F8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08218D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A35833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41F84F3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6E04CB1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48EF71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24E877F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054F76E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lastRenderedPageBreak/>
        <w:t xml:space="preserve">PHG83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549167E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694B65D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0C8F35B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VM</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II</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MV</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ALVL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IP</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MF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8000"/>
          <w:sz w:val="18"/>
          <w:szCs w:val="18"/>
        </w:rPr>
        <w:t>YG</w:t>
      </w:r>
      <w:r w:rsidRPr="006940BE">
        <w:rPr>
          <w:rFonts w:ascii="Courier New" w:hAnsi="Courier New" w:cs="Courier New"/>
          <w:color w:val="FF0000"/>
          <w:sz w:val="18"/>
          <w:szCs w:val="18"/>
        </w:rPr>
        <w:t>PL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008000"/>
          <w:sz w:val="18"/>
          <w:szCs w:val="18"/>
        </w:rPr>
        <w:t>GT</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H</w:t>
      </w:r>
      <w:r w:rsidRPr="006940BE">
        <w:rPr>
          <w:rFonts w:ascii="Courier New" w:hAnsi="Courier New" w:cs="Courier New"/>
          <w:color w:val="FF00FF"/>
          <w:sz w:val="18"/>
          <w:szCs w:val="18"/>
        </w:rPr>
        <w:t>R</w:t>
      </w:r>
      <w:r w:rsidRPr="006940BE">
        <w:rPr>
          <w:rFonts w:ascii="Courier New" w:hAnsi="Courier New" w:cs="Courier New"/>
          <w:color w:val="808080"/>
          <w:sz w:val="18"/>
          <w:szCs w:val="18"/>
        </w:rPr>
        <w:tab/>
        <w:t>600</w:t>
      </w:r>
    </w:p>
    <w:p w14:paraId="6D0D497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31C7F76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F6A110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031C8D7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796AF59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175CEEB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633E9DE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743C5BF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4AA103A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1E15C6F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447E5BB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TNT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VVF</w:t>
      </w:r>
      <w:r w:rsidRPr="006940BE">
        <w:rPr>
          <w:rFonts w:ascii="Courier New" w:hAnsi="Courier New" w:cs="Courier New"/>
          <w:color w:val="FF00FF"/>
          <w:sz w:val="18"/>
          <w:szCs w:val="18"/>
        </w:rPr>
        <w:t>KKR</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AF</w:t>
      </w:r>
      <w:r w:rsidRPr="006940BE">
        <w:rPr>
          <w:rFonts w:ascii="Courier New" w:hAnsi="Courier New" w:cs="Courier New"/>
          <w:color w:val="008000"/>
          <w:sz w:val="18"/>
          <w:szCs w:val="18"/>
        </w:rPr>
        <w:t>S</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008000"/>
          <w:sz w:val="18"/>
          <w:szCs w:val="18"/>
        </w:rPr>
        <w:t>YST</w:t>
      </w:r>
      <w:r w:rsidRPr="006940BE">
        <w:rPr>
          <w:rFonts w:ascii="Courier New" w:hAnsi="Courier New" w:cs="Courier New"/>
          <w:color w:val="FF0000"/>
          <w:sz w:val="18"/>
          <w:szCs w:val="18"/>
        </w:rPr>
        <w:t>F</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8000"/>
          <w:sz w:val="18"/>
          <w:szCs w:val="18"/>
        </w:rPr>
        <w:t>S</w:t>
      </w:r>
      <w:r w:rsidRPr="006940BE">
        <w:rPr>
          <w:rFonts w:ascii="Courier New" w:hAnsi="Courier New" w:cs="Courier New"/>
          <w:color w:val="FF0000"/>
          <w:sz w:val="18"/>
          <w:szCs w:val="18"/>
        </w:rPr>
        <w:t>L</w:t>
      </w:r>
      <w:r w:rsidRPr="006940BE">
        <w:rPr>
          <w:rFonts w:ascii="Courier New" w:hAnsi="Courier New" w:cs="Courier New"/>
          <w:color w:val="FF00FF"/>
          <w:sz w:val="18"/>
          <w:szCs w:val="18"/>
        </w:rPr>
        <w:t>R</w:t>
      </w:r>
      <w:r w:rsidRPr="006940BE">
        <w:rPr>
          <w:rFonts w:ascii="Courier New" w:hAnsi="Courier New" w:cs="Courier New"/>
          <w:color w:val="008000"/>
          <w:sz w:val="18"/>
          <w:szCs w:val="18"/>
        </w:rPr>
        <w:t>SY</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MPL</w:t>
      </w:r>
      <w:r w:rsidRPr="006940BE">
        <w:rPr>
          <w:rFonts w:ascii="Courier New" w:hAnsi="Courier New" w:cs="Courier New"/>
          <w:color w:val="008000"/>
          <w:sz w:val="18"/>
          <w:szCs w:val="18"/>
        </w:rPr>
        <w:t>S</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TQS</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NHG</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IP</w:t>
      </w:r>
      <w:r w:rsidRPr="006940BE">
        <w:rPr>
          <w:rFonts w:ascii="Courier New" w:hAnsi="Courier New" w:cs="Courier New"/>
          <w:color w:val="808080"/>
          <w:sz w:val="18"/>
          <w:szCs w:val="18"/>
        </w:rPr>
        <w:tab/>
        <w:t>660</w:t>
      </w:r>
    </w:p>
    <w:p w14:paraId="3E90D2C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54F39DB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0F786B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52F834F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17156FD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2C70E2E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01BD703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5B85CB1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36CCE92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6E1A608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04F6EF1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G</w:t>
      </w:r>
      <w:r w:rsidRPr="006940BE">
        <w:rPr>
          <w:rFonts w:ascii="Courier New" w:hAnsi="Courier New" w:cs="Courier New"/>
          <w:color w:val="FF0000"/>
          <w:sz w:val="18"/>
          <w:szCs w:val="18"/>
        </w:rPr>
        <w:t>L</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8000"/>
          <w:sz w:val="18"/>
          <w:szCs w:val="18"/>
        </w:rPr>
        <w:t>SS</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FF00FF"/>
          <w:sz w:val="18"/>
          <w:szCs w:val="18"/>
        </w:rPr>
        <w:t>R</w:t>
      </w:r>
      <w:r w:rsidRPr="006940BE">
        <w:rPr>
          <w:rFonts w:ascii="Courier New" w:hAnsi="Courier New" w:cs="Courier New"/>
          <w:color w:val="008000"/>
          <w:sz w:val="18"/>
          <w:szCs w:val="18"/>
        </w:rPr>
        <w:t>QTC</w:t>
      </w:r>
      <w:r w:rsidRPr="006940BE">
        <w:rPr>
          <w:rFonts w:ascii="Courier New" w:hAnsi="Courier New" w:cs="Courier New"/>
          <w:color w:val="FF0000"/>
          <w:sz w:val="18"/>
          <w:szCs w:val="18"/>
        </w:rPr>
        <w:t>LV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FV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00FF"/>
          <w:sz w:val="18"/>
          <w:szCs w:val="18"/>
        </w:rPr>
        <w:t>D</w:t>
      </w:r>
      <w:r w:rsidRPr="006940BE">
        <w:rPr>
          <w:rFonts w:ascii="Courier New" w:hAnsi="Courier New" w:cs="Courier New"/>
          <w:color w:val="FF00FF"/>
          <w:sz w:val="18"/>
          <w:szCs w:val="18"/>
        </w:rPr>
        <w:t>R</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808080"/>
          <w:sz w:val="18"/>
          <w:szCs w:val="18"/>
        </w:rPr>
        <w:tab/>
        <w:t>720</w:t>
      </w:r>
    </w:p>
    <w:p w14:paraId="103E441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 ******************</w:t>
      </w:r>
    </w:p>
    <w:p w14:paraId="3FC78CF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65787CD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5A59D6B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438DF99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38AC5BD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474CF07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6DB30F5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0960DA0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6398C21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7659CE4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GN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LIV</w:t>
      </w:r>
      <w:r w:rsidRPr="006940BE">
        <w:rPr>
          <w:rFonts w:ascii="Courier New" w:hAnsi="Courier New" w:cs="Courier New"/>
          <w:color w:val="008000"/>
          <w:sz w:val="18"/>
          <w:szCs w:val="18"/>
        </w:rPr>
        <w:t>H</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NQ</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SSQQ</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YTQ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S</w:t>
      </w:r>
      <w:r w:rsidRPr="006940BE">
        <w:rPr>
          <w:rFonts w:ascii="Courier New" w:hAnsi="Courier New" w:cs="Courier New"/>
          <w:color w:val="FF0000"/>
          <w:sz w:val="18"/>
          <w:szCs w:val="18"/>
        </w:rPr>
        <w:t>V</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L</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AI</w:t>
      </w:r>
      <w:r w:rsidRPr="006940BE">
        <w:rPr>
          <w:rFonts w:ascii="Courier New" w:hAnsi="Courier New" w:cs="Courier New"/>
          <w:color w:val="808080"/>
          <w:sz w:val="18"/>
          <w:szCs w:val="18"/>
        </w:rPr>
        <w:tab/>
        <w:t>780</w:t>
      </w:r>
    </w:p>
    <w:p w14:paraId="6E4A89C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3C945C0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29A5B9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HSQ</w:t>
      </w:r>
      <w:r w:rsidRPr="006940BE">
        <w:rPr>
          <w:rFonts w:ascii="Courier New" w:hAnsi="Courier New" w:cs="Courier New"/>
          <w:color w:val="0000FF"/>
          <w:sz w:val="18"/>
          <w:szCs w:val="18"/>
        </w:rPr>
        <w:t>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16B7B5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20B211F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6A686B9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42F4CD3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44724BE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6FD7370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2E6724B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45F96A2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LP</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8000"/>
          <w:sz w:val="18"/>
          <w:szCs w:val="18"/>
        </w:rPr>
        <w:t>QT</w:t>
      </w:r>
      <w:r w:rsidRPr="006940BE">
        <w:rPr>
          <w:rFonts w:ascii="Courier New" w:hAnsi="Courier New" w:cs="Courier New"/>
          <w:color w:val="0000FF"/>
          <w:sz w:val="18"/>
          <w:szCs w:val="18"/>
        </w:rPr>
        <w:t>D</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QSHN</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AVF</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VP</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8000"/>
          <w:sz w:val="18"/>
          <w:szCs w:val="18"/>
        </w:rPr>
        <w:t>Q</w:t>
      </w:r>
      <w:r w:rsidRPr="006940BE">
        <w:rPr>
          <w:rFonts w:ascii="Courier New" w:hAnsi="Courier New" w:cs="Courier New"/>
          <w:color w:val="0000FF"/>
          <w:sz w:val="18"/>
          <w:szCs w:val="18"/>
        </w:rPr>
        <w:t>D</w:t>
      </w:r>
      <w:r w:rsidRPr="006940BE">
        <w:rPr>
          <w:rFonts w:ascii="Courier New" w:hAnsi="Courier New" w:cs="Courier New"/>
          <w:color w:val="008000"/>
          <w:sz w:val="18"/>
          <w:szCs w:val="18"/>
        </w:rPr>
        <w:t>HS</w:t>
      </w:r>
      <w:r w:rsidRPr="006940BE">
        <w:rPr>
          <w:rFonts w:ascii="Courier New" w:hAnsi="Courier New" w:cs="Courier New"/>
          <w:color w:val="0000FF"/>
          <w:sz w:val="18"/>
          <w:szCs w:val="18"/>
        </w:rPr>
        <w:t>EDD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0000FF"/>
          <w:sz w:val="18"/>
          <w:szCs w:val="18"/>
        </w:rPr>
        <w:t>DE</w:t>
      </w:r>
      <w:r w:rsidRPr="006940BE">
        <w:rPr>
          <w:rFonts w:ascii="Courier New" w:hAnsi="Courier New" w:cs="Courier New"/>
          <w:color w:val="FF0000"/>
          <w:sz w:val="18"/>
          <w:szCs w:val="18"/>
        </w:rPr>
        <w:t>VP</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HT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840</w:t>
      </w:r>
    </w:p>
    <w:p w14:paraId="0C6A784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6B94AC9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1ADAED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LAV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3F19385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4593FB7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5923AA9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4855892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147B6C8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5DFEEB8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179D8EC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127A424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FPVL</w:t>
      </w:r>
      <w:r w:rsidRPr="006940BE">
        <w:rPr>
          <w:rFonts w:ascii="Courier New" w:hAnsi="Courier New" w:cs="Courier New"/>
          <w:color w:val="008000"/>
          <w:sz w:val="18"/>
          <w:szCs w:val="18"/>
        </w:rPr>
        <w:t>QSQT</w:t>
      </w:r>
      <w:r w:rsidRPr="006940BE">
        <w:rPr>
          <w:rFonts w:ascii="Courier New" w:hAnsi="Courier New" w:cs="Courier New"/>
          <w:color w:val="FF0000"/>
          <w:sz w:val="18"/>
          <w:szCs w:val="18"/>
        </w:rPr>
        <w:t>P</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LV</w:t>
      </w:r>
      <w:r w:rsidRPr="006940BE">
        <w:rPr>
          <w:rFonts w:ascii="Courier New" w:hAnsi="Courier New" w:cs="Courier New"/>
          <w:color w:val="008000"/>
          <w:sz w:val="18"/>
          <w:szCs w:val="18"/>
        </w:rPr>
        <w:t>GQS</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00"/>
          <w:sz w:val="18"/>
          <w:szCs w:val="18"/>
        </w:rPr>
        <w:t>P</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P</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SQ</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L</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PVV</w:t>
      </w:r>
      <w:r w:rsidRPr="006940BE">
        <w:rPr>
          <w:rFonts w:ascii="Courier New" w:hAnsi="Courier New" w:cs="Courier New"/>
          <w:color w:val="008000"/>
          <w:sz w:val="18"/>
          <w:szCs w:val="18"/>
        </w:rPr>
        <w:t>QG</w:t>
      </w:r>
      <w:r w:rsidRPr="006940BE">
        <w:rPr>
          <w:rFonts w:ascii="Courier New" w:hAnsi="Courier New" w:cs="Courier New"/>
          <w:color w:val="FF0000"/>
          <w:sz w:val="18"/>
          <w:szCs w:val="18"/>
        </w:rPr>
        <w:t>AV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008000"/>
          <w:sz w:val="18"/>
          <w:szCs w:val="18"/>
        </w:rPr>
        <w:t>S</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900</w:t>
      </w:r>
    </w:p>
    <w:p w14:paraId="774C7D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4C7E02F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94431F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683DBD1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238B74C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380B6E8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299B028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3ABD1A0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039CA41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2B4EB6A8"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lastRenderedPageBreak/>
        <w:t xml:space="preserve">Lo1056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05C2116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8000"/>
          <w:sz w:val="18"/>
          <w:szCs w:val="18"/>
        </w:rPr>
        <w:t>SC</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QGYS</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N</w:t>
      </w:r>
      <w:r w:rsidRPr="006940BE">
        <w:rPr>
          <w:rFonts w:ascii="Courier New" w:hAnsi="Courier New" w:cs="Courier New"/>
          <w:color w:val="FF0000"/>
          <w:sz w:val="18"/>
          <w:szCs w:val="18"/>
        </w:rPr>
        <w:t>M</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AVI</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SGGQ</w:t>
      </w:r>
      <w:r w:rsidRPr="006940BE">
        <w:rPr>
          <w:rFonts w:ascii="Courier New" w:hAnsi="Courier New" w:cs="Courier New"/>
          <w:color w:val="FF0000"/>
          <w:sz w:val="18"/>
          <w:szCs w:val="18"/>
        </w:rPr>
        <w:t>L</w:t>
      </w:r>
      <w:r w:rsidRPr="006940BE">
        <w:rPr>
          <w:rFonts w:ascii="Courier New" w:hAnsi="Courier New" w:cs="Courier New"/>
          <w:color w:val="0000FF"/>
          <w:sz w:val="18"/>
          <w:szCs w:val="18"/>
        </w:rPr>
        <w:t>E</w:t>
      </w:r>
      <w:r w:rsidRPr="006940BE">
        <w:rPr>
          <w:rFonts w:ascii="Courier New" w:hAnsi="Courier New" w:cs="Courier New"/>
          <w:color w:val="FF0000"/>
          <w:sz w:val="18"/>
          <w:szCs w:val="18"/>
        </w:rPr>
        <w:t>V</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RR</w:t>
      </w:r>
      <w:r w:rsidRPr="006940BE">
        <w:rPr>
          <w:rFonts w:ascii="Courier New" w:hAnsi="Courier New" w:cs="Courier New"/>
          <w:color w:val="FF0000"/>
          <w:sz w:val="18"/>
          <w:szCs w:val="18"/>
        </w:rPr>
        <w:t>I</w:t>
      </w:r>
      <w:r w:rsidRPr="006940BE">
        <w:rPr>
          <w:rFonts w:ascii="Courier New" w:hAnsi="Courier New" w:cs="Courier New"/>
          <w:color w:val="008000"/>
          <w:sz w:val="18"/>
          <w:szCs w:val="18"/>
        </w:rPr>
        <w:t>S</w:t>
      </w:r>
      <w:r w:rsidRPr="006940BE">
        <w:rPr>
          <w:rFonts w:ascii="Courier New" w:hAnsi="Courier New" w:cs="Courier New"/>
          <w:color w:val="0000FF"/>
          <w:sz w:val="18"/>
          <w:szCs w:val="18"/>
        </w:rPr>
        <w:t>EDE</w:t>
      </w:r>
      <w:r w:rsidRPr="006940BE">
        <w:rPr>
          <w:rFonts w:ascii="Courier New" w:hAnsi="Courier New" w:cs="Courier New"/>
          <w:color w:val="008000"/>
          <w:sz w:val="18"/>
          <w:szCs w:val="18"/>
        </w:rPr>
        <w:t>S</w:t>
      </w:r>
      <w:r w:rsidRPr="006940BE">
        <w:rPr>
          <w:rFonts w:ascii="Courier New" w:hAnsi="Courier New" w:cs="Courier New"/>
          <w:color w:val="FF0000"/>
          <w:sz w:val="18"/>
          <w:szCs w:val="18"/>
        </w:rPr>
        <w:t>MA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8000"/>
          <w:sz w:val="18"/>
          <w:szCs w:val="18"/>
        </w:rPr>
        <w:t>N</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HS</w:t>
      </w:r>
      <w:r w:rsidRPr="006940BE">
        <w:rPr>
          <w:rFonts w:ascii="Courier New" w:hAnsi="Courier New" w:cs="Courier New"/>
          <w:color w:val="FF0000"/>
          <w:sz w:val="18"/>
          <w:szCs w:val="18"/>
        </w:rPr>
        <w:t>MVMV</w:t>
      </w:r>
      <w:r w:rsidRPr="006940BE">
        <w:rPr>
          <w:rFonts w:ascii="Courier New" w:hAnsi="Courier New" w:cs="Courier New"/>
          <w:color w:val="0000FF"/>
          <w:sz w:val="18"/>
          <w:szCs w:val="18"/>
        </w:rPr>
        <w:t>DE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VVPL</w:t>
      </w:r>
      <w:r w:rsidRPr="006940BE">
        <w:rPr>
          <w:rFonts w:ascii="Courier New" w:hAnsi="Courier New" w:cs="Courier New"/>
          <w:color w:val="808080"/>
          <w:sz w:val="18"/>
          <w:szCs w:val="18"/>
        </w:rPr>
        <w:tab/>
        <w:t>960</w:t>
      </w:r>
    </w:p>
    <w:p w14:paraId="0121F25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0E59976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E11B73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28AF715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6D9B23E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73BE281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61147BE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69E32C4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4B25AEC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7FAFCB9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1622F10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ST</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8000"/>
          <w:sz w:val="18"/>
          <w:szCs w:val="18"/>
        </w:rPr>
        <w:t>G</w:t>
      </w:r>
      <w:r w:rsidRPr="006940BE">
        <w:rPr>
          <w:rFonts w:ascii="Courier New" w:hAnsi="Courier New" w:cs="Courier New"/>
          <w:color w:val="FF0000"/>
          <w:sz w:val="18"/>
          <w:szCs w:val="18"/>
        </w:rPr>
        <w:t>VV</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NN</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FF"/>
          <w:sz w:val="18"/>
          <w:szCs w:val="18"/>
        </w:rPr>
        <w:t>K</w:t>
      </w:r>
      <w:r w:rsidRPr="006940BE">
        <w:rPr>
          <w:rFonts w:ascii="Courier New" w:hAnsi="Courier New" w:cs="Courier New"/>
          <w:color w:val="FF0000"/>
          <w:sz w:val="18"/>
          <w:szCs w:val="18"/>
        </w:rPr>
        <w:t>LA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R</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1020</w:t>
      </w:r>
    </w:p>
    <w:p w14:paraId="5586170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142E2DD4"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AA0E00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18BF475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7D214D9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1AA8A6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68C3E4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4D3EE23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07A664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72B3068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590DC36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T</w:t>
      </w:r>
      <w:r w:rsidRPr="006940BE">
        <w:rPr>
          <w:rFonts w:ascii="Courier New" w:hAnsi="Courier New" w:cs="Courier New"/>
          <w:color w:val="FF0000"/>
          <w:sz w:val="18"/>
          <w:szCs w:val="18"/>
        </w:rPr>
        <w:t>PA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008000"/>
          <w:sz w:val="18"/>
          <w:szCs w:val="18"/>
        </w:rPr>
        <w:t>T</w:t>
      </w:r>
      <w:r w:rsidRPr="006940BE">
        <w:rPr>
          <w:rFonts w:ascii="Courier New" w:hAnsi="Courier New" w:cs="Courier New"/>
          <w:color w:val="FF00FF"/>
          <w:sz w:val="18"/>
          <w:szCs w:val="18"/>
        </w:rPr>
        <w:t>K</w:t>
      </w:r>
      <w:r w:rsidRPr="006940BE">
        <w:rPr>
          <w:rFonts w:ascii="Courier New" w:hAnsi="Courier New" w:cs="Courier New"/>
          <w:color w:val="0000FF"/>
          <w:sz w:val="18"/>
          <w:szCs w:val="18"/>
        </w:rPr>
        <w:t>E</w:t>
      </w:r>
      <w:r w:rsidRPr="006940BE">
        <w:rPr>
          <w:rFonts w:ascii="Courier New" w:hAnsi="Courier New" w:cs="Courier New"/>
          <w:color w:val="008000"/>
          <w:sz w:val="18"/>
          <w:szCs w:val="18"/>
        </w:rPr>
        <w:t>C</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AP</w:t>
      </w:r>
      <w:r w:rsidRPr="006940BE">
        <w:rPr>
          <w:rFonts w:ascii="Courier New" w:hAnsi="Courier New" w:cs="Courier New"/>
          <w:color w:val="0000FF"/>
          <w:sz w:val="18"/>
          <w:szCs w:val="18"/>
        </w:rPr>
        <w:t>DE</w:t>
      </w:r>
      <w:r w:rsidRPr="006940BE">
        <w:rPr>
          <w:rFonts w:ascii="Courier New" w:hAnsi="Courier New" w:cs="Courier New"/>
          <w:color w:val="FF00FF"/>
          <w:sz w:val="18"/>
          <w:szCs w:val="18"/>
        </w:rPr>
        <w:t>K</w:t>
      </w:r>
      <w:r w:rsidRPr="006940BE">
        <w:rPr>
          <w:rFonts w:ascii="Courier New" w:hAnsi="Courier New" w:cs="Courier New"/>
          <w:color w:val="FF0000"/>
          <w:sz w:val="18"/>
          <w:szCs w:val="18"/>
        </w:rPr>
        <w:t>IA</w:t>
      </w:r>
      <w:r w:rsidRPr="006940BE">
        <w:rPr>
          <w:rFonts w:ascii="Courier New" w:hAnsi="Courier New" w:cs="Courier New"/>
          <w:color w:val="008000"/>
          <w:sz w:val="18"/>
          <w:szCs w:val="18"/>
        </w:rPr>
        <w:t>N</w:t>
      </w:r>
      <w:r w:rsidRPr="006940BE">
        <w:rPr>
          <w:rFonts w:ascii="Courier New" w:hAnsi="Courier New" w:cs="Courier New"/>
          <w:color w:val="FF00FF"/>
          <w:sz w:val="18"/>
          <w:szCs w:val="18"/>
        </w:rPr>
        <w:t>K</w:t>
      </w:r>
      <w:r w:rsidRPr="006940BE">
        <w:rPr>
          <w:rFonts w:ascii="Courier New" w:hAnsi="Courier New" w:cs="Courier New"/>
          <w:color w:val="008000"/>
          <w:sz w:val="18"/>
          <w:szCs w:val="18"/>
        </w:rPr>
        <w:t>G</w:t>
      </w:r>
      <w:r w:rsidRPr="006940BE">
        <w:rPr>
          <w:rFonts w:ascii="Courier New" w:hAnsi="Courier New" w:cs="Courier New"/>
          <w:color w:val="FF0000"/>
          <w:sz w:val="18"/>
          <w:szCs w:val="18"/>
        </w:rPr>
        <w:t>IV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PII</w:t>
      </w:r>
      <w:r w:rsidRPr="006940BE">
        <w:rPr>
          <w:rFonts w:ascii="Courier New" w:hAnsi="Courier New" w:cs="Courier New"/>
          <w:color w:val="FF00FF"/>
          <w:sz w:val="18"/>
          <w:szCs w:val="18"/>
        </w:rPr>
        <w:t>R</w:t>
      </w:r>
      <w:r w:rsidRPr="006940BE">
        <w:rPr>
          <w:rFonts w:ascii="Courier New" w:hAnsi="Courier New" w:cs="Courier New"/>
          <w:color w:val="0000FF"/>
          <w:sz w:val="18"/>
          <w:szCs w:val="18"/>
        </w:rPr>
        <w:t>E</w:t>
      </w:r>
      <w:r w:rsidRPr="006940BE">
        <w:rPr>
          <w:rFonts w:ascii="Courier New" w:hAnsi="Courier New" w:cs="Courier New"/>
          <w:color w:val="FF0000"/>
          <w:sz w:val="18"/>
          <w:szCs w:val="18"/>
        </w:rPr>
        <w:t>I</w:t>
      </w:r>
      <w:r w:rsidRPr="006940BE">
        <w:rPr>
          <w:rFonts w:ascii="Courier New" w:hAnsi="Courier New" w:cs="Courier New"/>
          <w:color w:val="008000"/>
          <w:sz w:val="18"/>
          <w:szCs w:val="18"/>
        </w:rPr>
        <w:t>T</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QT</w:t>
      </w:r>
      <w:r w:rsidRPr="006940BE">
        <w:rPr>
          <w:rFonts w:ascii="Courier New" w:hAnsi="Courier New" w:cs="Courier New"/>
          <w:color w:val="FF0000"/>
          <w:sz w:val="18"/>
          <w:szCs w:val="18"/>
        </w:rPr>
        <w:t>AA</w:t>
      </w:r>
      <w:r w:rsidRPr="006940BE">
        <w:rPr>
          <w:rFonts w:ascii="Courier New" w:hAnsi="Courier New" w:cs="Courier New"/>
          <w:color w:val="008000"/>
          <w:sz w:val="18"/>
          <w:szCs w:val="18"/>
        </w:rPr>
        <w:t>G</w:t>
      </w:r>
      <w:r w:rsidRPr="006940BE">
        <w:rPr>
          <w:rFonts w:ascii="Courier New" w:hAnsi="Courier New" w:cs="Courier New"/>
          <w:color w:val="0000FF"/>
          <w:sz w:val="18"/>
          <w:szCs w:val="18"/>
        </w:rPr>
        <w:t>E</w:t>
      </w:r>
      <w:r w:rsidRPr="006940BE">
        <w:rPr>
          <w:rFonts w:ascii="Courier New" w:hAnsi="Courier New" w:cs="Courier New"/>
          <w:color w:val="FF0000"/>
          <w:sz w:val="18"/>
          <w:szCs w:val="18"/>
        </w:rPr>
        <w:t>P</w:t>
      </w:r>
      <w:r w:rsidRPr="006940BE">
        <w:rPr>
          <w:rFonts w:ascii="Courier New" w:hAnsi="Courier New" w:cs="Courier New"/>
          <w:color w:val="0000FF"/>
          <w:sz w:val="18"/>
          <w:szCs w:val="18"/>
        </w:rPr>
        <w:t>DEE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TTT</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808080"/>
          <w:sz w:val="18"/>
          <w:szCs w:val="18"/>
        </w:rPr>
        <w:tab/>
        <w:t>1080</w:t>
      </w:r>
    </w:p>
    <w:p w14:paraId="000F314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61E2FE62"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C45E445"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00531D6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0F9BFFAB"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6EABF147"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555414C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15AEF0F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735FDEB1"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3FEF22C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5415736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ED</w:t>
      </w:r>
      <w:r w:rsidRPr="006940BE">
        <w:rPr>
          <w:rFonts w:ascii="Courier New" w:hAnsi="Courier New" w:cs="Courier New"/>
          <w:color w:val="FF0000"/>
          <w:sz w:val="18"/>
          <w:szCs w:val="18"/>
        </w:rPr>
        <w:t>V</w:t>
      </w:r>
      <w:r w:rsidRPr="006940BE">
        <w:rPr>
          <w:rFonts w:ascii="Courier New" w:hAnsi="Courier New" w:cs="Courier New"/>
          <w:color w:val="FF00FF"/>
          <w:sz w:val="18"/>
          <w:szCs w:val="18"/>
        </w:rPr>
        <w:t>K</w:t>
      </w:r>
      <w:r w:rsidRPr="006940BE">
        <w:rPr>
          <w:rFonts w:ascii="Courier New" w:hAnsi="Courier New" w:cs="Courier New"/>
          <w:color w:val="FF0000"/>
          <w:sz w:val="18"/>
          <w:szCs w:val="18"/>
        </w:rPr>
        <w:t>VL</w:t>
      </w:r>
      <w:r w:rsidRPr="006940BE">
        <w:rPr>
          <w:rFonts w:ascii="Courier New" w:hAnsi="Courier New" w:cs="Courier New"/>
          <w:color w:val="0000FF"/>
          <w:sz w:val="18"/>
          <w:szCs w:val="18"/>
        </w:rPr>
        <w:t>DD</w:t>
      </w:r>
      <w:r w:rsidRPr="006940BE">
        <w:rPr>
          <w:rFonts w:ascii="Courier New" w:hAnsi="Courier New" w:cs="Courier New"/>
          <w:color w:val="FF00FF"/>
          <w:sz w:val="18"/>
          <w:szCs w:val="18"/>
        </w:rPr>
        <w:t>K</w:t>
      </w:r>
      <w:r w:rsidRPr="006940BE">
        <w:rPr>
          <w:rFonts w:ascii="Courier New" w:hAnsi="Courier New" w:cs="Courier New"/>
          <w:color w:val="008000"/>
          <w:sz w:val="18"/>
          <w:szCs w:val="18"/>
        </w:rPr>
        <w:t>ST</w:t>
      </w:r>
      <w:r w:rsidRPr="006940BE">
        <w:rPr>
          <w:rFonts w:ascii="Courier New" w:hAnsi="Courier New" w:cs="Courier New"/>
          <w:color w:val="FF0000"/>
          <w:sz w:val="18"/>
          <w:szCs w:val="18"/>
        </w:rPr>
        <w:t>A</w:t>
      </w:r>
      <w:r w:rsidRPr="006940BE">
        <w:rPr>
          <w:rFonts w:ascii="Courier New" w:hAnsi="Courier New" w:cs="Courier New"/>
          <w:color w:val="0000FF"/>
          <w:sz w:val="18"/>
          <w:szCs w:val="18"/>
        </w:rPr>
        <w:t>D</w:t>
      </w:r>
      <w:r w:rsidRPr="006940BE">
        <w:rPr>
          <w:rFonts w:ascii="Courier New" w:hAnsi="Courier New" w:cs="Courier New"/>
          <w:color w:val="008000"/>
          <w:sz w:val="18"/>
          <w:szCs w:val="18"/>
        </w:rPr>
        <w:t>G</w:t>
      </w:r>
      <w:r w:rsidRPr="006940BE">
        <w:rPr>
          <w:rFonts w:ascii="Courier New" w:hAnsi="Courier New" w:cs="Courier New"/>
          <w:color w:val="FF00FF"/>
          <w:sz w:val="18"/>
          <w:szCs w:val="18"/>
        </w:rPr>
        <w:t>K</w:t>
      </w:r>
      <w:r w:rsidRPr="006940BE">
        <w:rPr>
          <w:rFonts w:ascii="Courier New" w:hAnsi="Courier New" w:cs="Courier New"/>
          <w:color w:val="FF0000"/>
          <w:sz w:val="18"/>
          <w:szCs w:val="18"/>
        </w:rPr>
        <w:t>PV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VA</w:t>
      </w:r>
      <w:r w:rsidRPr="006940BE">
        <w:rPr>
          <w:rFonts w:ascii="Courier New" w:hAnsi="Courier New" w:cs="Courier New"/>
          <w:color w:val="008000"/>
          <w:sz w:val="18"/>
          <w:szCs w:val="18"/>
        </w:rPr>
        <w:t>TN</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STT</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008000"/>
          <w:sz w:val="18"/>
          <w:szCs w:val="18"/>
        </w:rPr>
        <w:t>NT</w:t>
      </w:r>
      <w:r w:rsidRPr="006940BE">
        <w:rPr>
          <w:rFonts w:ascii="Courier New" w:hAnsi="Courier New" w:cs="Courier New"/>
          <w:color w:val="FF0000"/>
          <w:sz w:val="18"/>
          <w:szCs w:val="18"/>
        </w:rPr>
        <w:t>L</w:t>
      </w:r>
      <w:r w:rsidRPr="006940BE">
        <w:rPr>
          <w:rFonts w:ascii="Courier New" w:hAnsi="Courier New" w:cs="Courier New"/>
          <w:color w:val="FF00FF"/>
          <w:sz w:val="18"/>
          <w:szCs w:val="18"/>
        </w:rPr>
        <w:t>K</w:t>
      </w:r>
      <w:r w:rsidRPr="006940BE">
        <w:rPr>
          <w:rFonts w:ascii="Courier New" w:hAnsi="Courier New" w:cs="Courier New"/>
          <w:color w:val="0000FF"/>
          <w:sz w:val="18"/>
          <w:szCs w:val="18"/>
        </w:rPr>
        <w:t>D</w:t>
      </w:r>
      <w:r w:rsidRPr="006940BE">
        <w:rPr>
          <w:rFonts w:ascii="Courier New" w:hAnsi="Courier New" w:cs="Courier New"/>
          <w:color w:val="FF0000"/>
          <w:sz w:val="18"/>
          <w:szCs w:val="18"/>
        </w:rPr>
        <w:t>AMVAPP</w:t>
      </w:r>
      <w:r w:rsidRPr="006940BE">
        <w:rPr>
          <w:rFonts w:ascii="Courier New" w:hAnsi="Courier New" w:cs="Courier New"/>
          <w:color w:val="008000"/>
          <w:sz w:val="18"/>
          <w:szCs w:val="18"/>
        </w:rPr>
        <w:t>GTNTTN</w:t>
      </w:r>
      <w:r w:rsidRPr="006940BE">
        <w:rPr>
          <w:rFonts w:ascii="Courier New" w:hAnsi="Courier New" w:cs="Courier New"/>
          <w:color w:val="FF0000"/>
          <w:sz w:val="18"/>
          <w:szCs w:val="18"/>
        </w:rPr>
        <w:t>A</w:t>
      </w:r>
      <w:r w:rsidRPr="006940BE">
        <w:rPr>
          <w:rFonts w:ascii="Courier New" w:hAnsi="Courier New" w:cs="Courier New"/>
          <w:color w:val="0000FF"/>
          <w:sz w:val="18"/>
          <w:szCs w:val="18"/>
        </w:rPr>
        <w:t>EE</w:t>
      </w:r>
      <w:r w:rsidRPr="006940BE">
        <w:rPr>
          <w:rFonts w:ascii="Courier New" w:hAnsi="Courier New" w:cs="Courier New"/>
          <w:color w:val="008000"/>
          <w:sz w:val="18"/>
          <w:szCs w:val="18"/>
        </w:rPr>
        <w:t>T</w:t>
      </w:r>
      <w:r w:rsidRPr="006940BE">
        <w:rPr>
          <w:rFonts w:ascii="Courier New" w:hAnsi="Courier New" w:cs="Courier New"/>
          <w:color w:val="FF0000"/>
          <w:sz w:val="18"/>
          <w:szCs w:val="18"/>
        </w:rPr>
        <w:t>AL</w:t>
      </w:r>
      <w:r w:rsidRPr="006940BE">
        <w:rPr>
          <w:rFonts w:ascii="Courier New" w:hAnsi="Courier New" w:cs="Courier New"/>
          <w:color w:val="008000"/>
          <w:sz w:val="18"/>
          <w:szCs w:val="18"/>
        </w:rPr>
        <w:t>G</w:t>
      </w:r>
      <w:r w:rsidRPr="006940BE">
        <w:rPr>
          <w:rFonts w:ascii="Courier New" w:hAnsi="Courier New" w:cs="Courier New"/>
          <w:color w:val="FF0000"/>
          <w:sz w:val="18"/>
          <w:szCs w:val="18"/>
        </w:rPr>
        <w:t>A</w:t>
      </w:r>
      <w:r w:rsidRPr="006940BE">
        <w:rPr>
          <w:rFonts w:ascii="Courier New" w:hAnsi="Courier New" w:cs="Courier New"/>
          <w:color w:val="008000"/>
          <w:sz w:val="18"/>
          <w:szCs w:val="18"/>
        </w:rPr>
        <w:t>T</w:t>
      </w:r>
      <w:r w:rsidRPr="006940BE">
        <w:rPr>
          <w:rFonts w:ascii="Courier New" w:hAnsi="Courier New" w:cs="Courier New"/>
          <w:color w:val="FF0000"/>
          <w:sz w:val="18"/>
          <w:szCs w:val="18"/>
        </w:rPr>
        <w:t>V</w:t>
      </w:r>
      <w:r w:rsidRPr="006940BE">
        <w:rPr>
          <w:rFonts w:ascii="Courier New" w:hAnsi="Courier New" w:cs="Courier New"/>
          <w:color w:val="808080"/>
          <w:sz w:val="18"/>
          <w:szCs w:val="18"/>
        </w:rPr>
        <w:tab/>
        <w:t>1140</w:t>
      </w:r>
    </w:p>
    <w:p w14:paraId="55F9D53E"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6C7691A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BBE7D4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5D7C21C"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B107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13E9F69"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F888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0A766713"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FC1890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B5CF4FA"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Lo1290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382F1A0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PHG83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020728B0"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B73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67B091BF"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Lo1056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7BD433DD"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6940BE">
        <w:rPr>
          <w:rFonts w:ascii="Courier New" w:hAnsi="Courier New" w:cs="Courier New"/>
          <w:color w:val="222222"/>
          <w:sz w:val="18"/>
          <w:szCs w:val="18"/>
        </w:rPr>
        <w:t xml:space="preserve">Lo1270      </w:t>
      </w:r>
      <w:r w:rsidRPr="006940BE">
        <w:rPr>
          <w:rFonts w:ascii="Courier New" w:hAnsi="Courier New" w:cs="Courier New"/>
          <w:color w:val="FF00FF"/>
          <w:sz w:val="18"/>
          <w:szCs w:val="18"/>
        </w:rPr>
        <w:t>K</w:t>
      </w:r>
      <w:r w:rsidRPr="006940BE">
        <w:rPr>
          <w:rFonts w:ascii="Courier New" w:hAnsi="Courier New" w:cs="Courier New"/>
          <w:color w:val="FF0000"/>
          <w:sz w:val="18"/>
          <w:szCs w:val="18"/>
        </w:rPr>
        <w:t>AL</w:t>
      </w:r>
      <w:r w:rsidRPr="006940BE">
        <w:rPr>
          <w:rFonts w:ascii="Courier New" w:hAnsi="Courier New" w:cs="Courier New"/>
          <w:color w:val="0000FF"/>
          <w:sz w:val="18"/>
          <w:szCs w:val="18"/>
        </w:rPr>
        <w:t>DED</w:t>
      </w:r>
      <w:r w:rsidRPr="006940BE">
        <w:rPr>
          <w:rFonts w:ascii="Courier New" w:hAnsi="Courier New" w:cs="Courier New"/>
          <w:color w:val="FF0000"/>
          <w:sz w:val="18"/>
          <w:szCs w:val="18"/>
        </w:rPr>
        <w:t>ALAV</w:t>
      </w:r>
      <w:r w:rsidRPr="006940BE">
        <w:rPr>
          <w:rFonts w:ascii="Courier New" w:hAnsi="Courier New" w:cs="Courier New"/>
          <w:color w:val="0000FF"/>
          <w:sz w:val="18"/>
          <w:szCs w:val="18"/>
        </w:rPr>
        <w:t>E</w:t>
      </w:r>
      <w:r w:rsidRPr="006940BE">
        <w:rPr>
          <w:rFonts w:ascii="Courier New" w:hAnsi="Courier New" w:cs="Courier New"/>
          <w:color w:val="FF00FF"/>
          <w:sz w:val="18"/>
          <w:szCs w:val="18"/>
        </w:rPr>
        <w:t>K</w:t>
      </w:r>
      <w:r w:rsidRPr="006940BE">
        <w:rPr>
          <w:rFonts w:ascii="Courier New" w:hAnsi="Courier New" w:cs="Courier New"/>
          <w:color w:val="008000"/>
          <w:sz w:val="18"/>
          <w:szCs w:val="18"/>
        </w:rPr>
        <w:t>T</w:t>
      </w:r>
      <w:r w:rsidRPr="006940BE">
        <w:rPr>
          <w:rFonts w:ascii="Courier New" w:hAnsi="Courier New" w:cs="Courier New"/>
          <w:color w:val="FF0000"/>
          <w:sz w:val="18"/>
          <w:szCs w:val="18"/>
        </w:rPr>
        <w:t>I</w:t>
      </w:r>
      <w:r w:rsidRPr="006940BE">
        <w:rPr>
          <w:rFonts w:ascii="Courier New" w:hAnsi="Courier New" w:cs="Courier New"/>
          <w:color w:val="0000FF"/>
          <w:sz w:val="18"/>
          <w:szCs w:val="18"/>
        </w:rPr>
        <w:t>ED</w:t>
      </w:r>
      <w:r w:rsidRPr="006940BE">
        <w:rPr>
          <w:rFonts w:ascii="Courier New" w:hAnsi="Courier New" w:cs="Courier New"/>
          <w:color w:val="008000"/>
          <w:sz w:val="18"/>
          <w:szCs w:val="18"/>
        </w:rPr>
        <w:t>TS</w:t>
      </w:r>
      <w:r w:rsidRPr="006940BE">
        <w:rPr>
          <w:rFonts w:ascii="Courier New" w:hAnsi="Courier New" w:cs="Courier New"/>
          <w:color w:val="FF0000"/>
          <w:sz w:val="18"/>
          <w:szCs w:val="18"/>
        </w:rPr>
        <w:t>V</w:t>
      </w:r>
      <w:r w:rsidRPr="006940BE">
        <w:rPr>
          <w:rFonts w:ascii="Courier New" w:hAnsi="Courier New" w:cs="Courier New"/>
          <w:color w:val="0000FF"/>
          <w:sz w:val="18"/>
          <w:szCs w:val="18"/>
        </w:rPr>
        <w:t>E</w:t>
      </w:r>
      <w:r w:rsidRPr="006940BE">
        <w:rPr>
          <w:rFonts w:ascii="Courier New" w:hAnsi="Courier New" w:cs="Courier New"/>
          <w:color w:val="FF0000"/>
          <w:sz w:val="18"/>
          <w:szCs w:val="18"/>
        </w:rPr>
        <w:t>A</w:t>
      </w:r>
      <w:r w:rsidRPr="006940BE">
        <w:rPr>
          <w:rFonts w:ascii="Courier New" w:hAnsi="Courier New" w:cs="Courier New"/>
          <w:color w:val="008000"/>
          <w:sz w:val="18"/>
          <w:szCs w:val="18"/>
        </w:rPr>
        <w:t>S</w:t>
      </w:r>
      <w:r w:rsidRPr="006940BE">
        <w:rPr>
          <w:rFonts w:ascii="Courier New" w:hAnsi="Courier New" w:cs="Courier New"/>
          <w:color w:val="0000FF"/>
          <w:sz w:val="18"/>
          <w:szCs w:val="18"/>
        </w:rPr>
        <w:t>D</w:t>
      </w:r>
      <w:r w:rsidRPr="006940BE">
        <w:rPr>
          <w:rFonts w:ascii="Courier New" w:hAnsi="Courier New" w:cs="Courier New"/>
          <w:color w:val="FF0000"/>
          <w:sz w:val="18"/>
          <w:szCs w:val="18"/>
        </w:rPr>
        <w:t>V</w:t>
      </w:r>
      <w:r w:rsidRPr="006940BE">
        <w:rPr>
          <w:rFonts w:ascii="Courier New" w:hAnsi="Courier New" w:cs="Courier New"/>
          <w:color w:val="008000"/>
          <w:sz w:val="18"/>
          <w:szCs w:val="18"/>
        </w:rPr>
        <w:t>Q</w:t>
      </w:r>
      <w:r w:rsidRPr="006940BE">
        <w:rPr>
          <w:rFonts w:ascii="Courier New" w:hAnsi="Courier New" w:cs="Courier New"/>
          <w:color w:val="FF0000"/>
          <w:sz w:val="18"/>
          <w:szCs w:val="18"/>
        </w:rPr>
        <w:t>A</w:t>
      </w:r>
      <w:r w:rsidRPr="006940BE">
        <w:rPr>
          <w:rFonts w:ascii="Courier New" w:hAnsi="Courier New" w:cs="Courier New"/>
          <w:color w:val="008000"/>
          <w:sz w:val="18"/>
          <w:szCs w:val="18"/>
        </w:rPr>
        <w:t>G</w:t>
      </w:r>
      <w:r w:rsidRPr="006940BE">
        <w:rPr>
          <w:rFonts w:ascii="Courier New" w:hAnsi="Courier New" w:cs="Courier New"/>
          <w:color w:val="FF00FF"/>
          <w:sz w:val="18"/>
          <w:szCs w:val="18"/>
        </w:rPr>
        <w:t>R</w:t>
      </w:r>
      <w:r w:rsidRPr="006940BE">
        <w:rPr>
          <w:rFonts w:ascii="Courier New" w:hAnsi="Courier New" w:cs="Courier New"/>
          <w:color w:val="008000"/>
          <w:sz w:val="18"/>
          <w:szCs w:val="18"/>
        </w:rPr>
        <w:t>C</w:t>
      </w:r>
      <w:r w:rsidRPr="006940BE">
        <w:rPr>
          <w:rFonts w:ascii="Courier New" w:hAnsi="Courier New" w:cs="Courier New"/>
          <w:color w:val="FF00FF"/>
          <w:sz w:val="18"/>
          <w:szCs w:val="18"/>
        </w:rPr>
        <w:t>K</w:t>
      </w:r>
      <w:r w:rsidRPr="006940BE">
        <w:rPr>
          <w:rFonts w:ascii="Courier New" w:hAnsi="Courier New" w:cs="Courier New"/>
          <w:color w:val="808080"/>
          <w:sz w:val="18"/>
          <w:szCs w:val="18"/>
        </w:rPr>
        <w:t>*</w:t>
      </w:r>
      <w:r w:rsidRPr="006940BE">
        <w:rPr>
          <w:rFonts w:ascii="Courier New" w:hAnsi="Courier New" w:cs="Courier New"/>
          <w:color w:val="808080"/>
          <w:sz w:val="18"/>
          <w:szCs w:val="18"/>
        </w:rPr>
        <w:tab/>
        <w:t>1170</w:t>
      </w:r>
    </w:p>
    <w:p w14:paraId="16D69036" w14:textId="77777777" w:rsidR="00C460F7" w:rsidRPr="006940BE"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6940BE">
        <w:rPr>
          <w:rFonts w:ascii="Courier New" w:hAnsi="Courier New" w:cs="Courier New"/>
          <w:color w:val="808080"/>
          <w:sz w:val="18"/>
          <w:szCs w:val="18"/>
        </w:rPr>
        <w:t xml:space="preserve">            *******************************</w:t>
      </w:r>
    </w:p>
    <w:p w14:paraId="406722E3" w14:textId="77777777" w:rsidR="00C460F7" w:rsidRPr="006940BE" w:rsidRDefault="00C460F7" w:rsidP="008A0682"/>
    <w:p w14:paraId="4FB22BF1" w14:textId="77777777" w:rsidR="00C460F7"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Zm00001d049443</w:t>
      </w:r>
    </w:p>
    <w:p w14:paraId="014C8F5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br/>
      </w:r>
    </w:p>
    <w:p w14:paraId="712418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10BF93A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2090E41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718BC99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1AC22B6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2608F8F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414526E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59</w:t>
      </w:r>
    </w:p>
    <w:p w14:paraId="14F244B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VPPAAAMI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60</w:t>
      </w:r>
    </w:p>
    <w:p w14:paraId="2D42B6F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M</w:t>
      </w:r>
      <w:r w:rsidRPr="009B7FC2">
        <w:rPr>
          <w:rFonts w:ascii="Courier New" w:hAnsi="Courier New" w:cs="Courier New"/>
          <w:color w:val="008000"/>
          <w:sz w:val="18"/>
          <w:szCs w:val="18"/>
        </w:rPr>
        <w:t>T</w:t>
      </w:r>
      <w:r w:rsidRPr="009B7FC2">
        <w:rPr>
          <w:rFonts w:ascii="Courier New" w:hAnsi="Courier New" w:cs="Courier New"/>
          <w:color w:val="FF0000"/>
          <w:sz w:val="18"/>
          <w:szCs w:val="18"/>
        </w:rPr>
        <w:t>PA</w:t>
      </w:r>
      <w:r w:rsidRPr="009B7FC2">
        <w:rPr>
          <w:rFonts w:ascii="Courier New" w:hAnsi="Courier New" w:cs="Courier New"/>
          <w:color w:val="FF00FF"/>
          <w:sz w:val="18"/>
          <w:szCs w:val="18"/>
        </w:rPr>
        <w:t>RR</w:t>
      </w:r>
      <w:r w:rsidRPr="009B7FC2">
        <w:rPr>
          <w:rFonts w:ascii="Courier New" w:hAnsi="Courier New" w:cs="Courier New"/>
          <w:color w:val="FF0000"/>
          <w:sz w:val="18"/>
          <w:szCs w:val="18"/>
        </w:rPr>
        <w:t>VPPAAAMI</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NG</w:t>
      </w:r>
      <w:r w:rsidRPr="009B7FC2">
        <w:rPr>
          <w:rFonts w:ascii="Courier New" w:hAnsi="Courier New" w:cs="Courier New"/>
          <w:color w:val="FF0000"/>
          <w:sz w:val="18"/>
          <w:szCs w:val="18"/>
        </w:rPr>
        <w:t>FAF</w:t>
      </w:r>
      <w:r w:rsidRPr="009B7FC2">
        <w:rPr>
          <w:rFonts w:ascii="Courier New" w:hAnsi="Courier New" w:cs="Courier New"/>
          <w:color w:val="008000"/>
          <w:sz w:val="18"/>
          <w:szCs w:val="18"/>
        </w:rPr>
        <w:t>GSSS</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SQ</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SHQ</w:t>
      </w:r>
      <w:r w:rsidRPr="009B7FC2">
        <w:rPr>
          <w:rFonts w:ascii="Courier New" w:hAnsi="Courier New" w:cs="Courier New"/>
          <w:color w:val="FF0000"/>
          <w:sz w:val="18"/>
          <w:szCs w:val="18"/>
        </w:rPr>
        <w:t>L</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AF</w:t>
      </w:r>
      <w:r w:rsidRPr="009B7FC2">
        <w:rPr>
          <w:rFonts w:ascii="Courier New" w:hAnsi="Courier New" w:cs="Courier New"/>
          <w:color w:val="008000"/>
          <w:sz w:val="18"/>
          <w:szCs w:val="18"/>
        </w:rPr>
        <w:t>QQQ</w:t>
      </w:r>
      <w:r w:rsidRPr="009B7FC2">
        <w:rPr>
          <w:rFonts w:ascii="Courier New" w:hAnsi="Courier New" w:cs="Courier New"/>
          <w:color w:val="FF0000"/>
          <w:sz w:val="18"/>
          <w:szCs w:val="18"/>
        </w:rPr>
        <w:t>LF</w:t>
      </w:r>
      <w:r w:rsidRPr="009B7FC2">
        <w:rPr>
          <w:rFonts w:ascii="Courier New" w:hAnsi="Courier New" w:cs="Courier New"/>
          <w:color w:val="0000FF"/>
          <w:sz w:val="18"/>
          <w:szCs w:val="18"/>
        </w:rPr>
        <w:t>D</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TTTT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808080"/>
          <w:sz w:val="18"/>
          <w:szCs w:val="18"/>
        </w:rPr>
        <w:tab/>
        <w:t>60</w:t>
      </w:r>
    </w:p>
    <w:p w14:paraId="7371C1B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w:t>
      </w:r>
    </w:p>
    <w:p w14:paraId="6E21C58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0A4891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632B18B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0760A9A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225A59B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7F2FC13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6613C2E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1F29F29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lastRenderedPageBreak/>
        <w:t xml:space="preserve">F888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119</w:t>
      </w:r>
    </w:p>
    <w:p w14:paraId="274D35D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120</w:t>
      </w:r>
    </w:p>
    <w:p w14:paraId="5816896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SS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N</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HG</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w:t>
      </w:r>
      <w:r w:rsidRPr="009B7FC2">
        <w:rPr>
          <w:rFonts w:ascii="Courier New" w:hAnsi="Courier New" w:cs="Courier New"/>
          <w:color w:val="FF0000"/>
          <w:sz w:val="18"/>
          <w:szCs w:val="18"/>
        </w:rPr>
        <w:t>LV</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F</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w:t>
      </w:r>
      <w:r w:rsidRPr="009B7FC2">
        <w:rPr>
          <w:rFonts w:ascii="Courier New" w:hAnsi="Courier New" w:cs="Courier New"/>
          <w:color w:val="FF00FF"/>
          <w:sz w:val="18"/>
          <w:szCs w:val="18"/>
        </w:rPr>
        <w:t>K</w:t>
      </w:r>
      <w:r w:rsidRPr="009B7FC2">
        <w:rPr>
          <w:rFonts w:ascii="Courier New" w:hAnsi="Courier New" w:cs="Courier New"/>
          <w:color w:val="008000"/>
          <w:sz w:val="18"/>
          <w:szCs w:val="18"/>
        </w:rPr>
        <w:t>SCS</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GTSG</w:t>
      </w:r>
      <w:r w:rsidRPr="009B7FC2">
        <w:rPr>
          <w:rFonts w:ascii="Courier New" w:hAnsi="Courier New" w:cs="Courier New"/>
          <w:color w:val="0000FF"/>
          <w:sz w:val="18"/>
          <w:szCs w:val="18"/>
        </w:rPr>
        <w:t>DD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EED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NQ</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N</w:t>
      </w:r>
      <w:r w:rsidRPr="009B7FC2">
        <w:rPr>
          <w:rFonts w:ascii="Courier New" w:hAnsi="Courier New" w:cs="Courier New"/>
          <w:color w:val="FF00FF"/>
          <w:sz w:val="18"/>
          <w:szCs w:val="18"/>
        </w:rPr>
        <w:t>KKKR</w:t>
      </w:r>
      <w:r w:rsidRPr="009B7FC2">
        <w:rPr>
          <w:rFonts w:ascii="Courier New" w:hAnsi="Courier New" w:cs="Courier New"/>
          <w:color w:val="008000"/>
          <w:sz w:val="18"/>
          <w:szCs w:val="18"/>
        </w:rPr>
        <w:t>YH</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HTQHQ</w:t>
      </w:r>
      <w:r w:rsidRPr="009B7FC2">
        <w:rPr>
          <w:rFonts w:ascii="Courier New" w:hAnsi="Courier New" w:cs="Courier New"/>
          <w:color w:val="FF0000"/>
          <w:sz w:val="18"/>
          <w:szCs w:val="18"/>
        </w:rPr>
        <w:t>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808080"/>
          <w:sz w:val="18"/>
          <w:szCs w:val="18"/>
        </w:rPr>
        <w:tab/>
        <w:t>120</w:t>
      </w:r>
    </w:p>
    <w:p w14:paraId="73A17B7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w:t>
      </w:r>
    </w:p>
    <w:p w14:paraId="150AA90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550228F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4EEA358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0A14D69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5C79F29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4D5C757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6F13B55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6221AE2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179</w:t>
      </w:r>
    </w:p>
    <w:p w14:paraId="4122709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180</w:t>
      </w:r>
    </w:p>
    <w:p w14:paraId="6145748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AFF</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008000"/>
          <w:sz w:val="18"/>
          <w:szCs w:val="18"/>
        </w:rPr>
        <w:t>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H</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K</w:t>
      </w:r>
      <w:r w:rsidRPr="009B7FC2">
        <w:rPr>
          <w:rFonts w:ascii="Courier New" w:hAnsi="Courier New" w:cs="Courier New"/>
          <w:color w:val="008000"/>
          <w:sz w:val="18"/>
          <w:szCs w:val="18"/>
        </w:rPr>
        <w:t>Q</w:t>
      </w:r>
      <w:r w:rsidRPr="009B7FC2">
        <w:rPr>
          <w:rFonts w:ascii="Courier New" w:hAnsi="Courier New" w:cs="Courier New"/>
          <w:color w:val="FF00FF"/>
          <w:sz w:val="18"/>
          <w:szCs w:val="18"/>
        </w:rPr>
        <w:t>RK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FF0000"/>
          <w:sz w:val="18"/>
          <w:szCs w:val="18"/>
        </w:rPr>
        <w:t>PL</w:t>
      </w:r>
      <w:r w:rsidRPr="009B7FC2">
        <w:rPr>
          <w:rFonts w:ascii="Courier New" w:hAnsi="Courier New" w:cs="Courier New"/>
          <w:color w:val="008000"/>
          <w:sz w:val="18"/>
          <w:szCs w:val="18"/>
        </w:rPr>
        <w:t>QNQH</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008000"/>
          <w:sz w:val="18"/>
          <w:szCs w:val="18"/>
        </w:rPr>
        <w:t>H</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M</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w:t>
      </w:r>
      <w:r w:rsidRPr="009B7FC2">
        <w:rPr>
          <w:rFonts w:ascii="Courier New" w:hAnsi="Courier New" w:cs="Courier New"/>
          <w:color w:val="FF00FF"/>
          <w:sz w:val="18"/>
          <w:szCs w:val="18"/>
        </w:rPr>
        <w:t>K</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180</w:t>
      </w:r>
    </w:p>
    <w:p w14:paraId="4094DAB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w:t>
      </w:r>
    </w:p>
    <w:p w14:paraId="2997F06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4EF84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33AD9DF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2692DA3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6ACB1C2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0D0383F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5AE99FE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4FA905B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239</w:t>
      </w:r>
    </w:p>
    <w:p w14:paraId="224DF7C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240</w:t>
      </w:r>
    </w:p>
    <w:p w14:paraId="2428730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SC</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SCGG</w:t>
      </w:r>
      <w:r w:rsidRPr="009B7FC2">
        <w:rPr>
          <w:rFonts w:ascii="Courier New" w:hAnsi="Courier New" w:cs="Courier New"/>
          <w:color w:val="FF0000"/>
          <w:sz w:val="18"/>
          <w:szCs w:val="18"/>
        </w:rPr>
        <w:t>PAAL</w:t>
      </w:r>
      <w:r w:rsidRPr="009B7FC2">
        <w:rPr>
          <w:rFonts w:ascii="Courier New" w:hAnsi="Courier New" w:cs="Courier New"/>
          <w:color w:val="008000"/>
          <w:sz w:val="18"/>
          <w:szCs w:val="18"/>
        </w:rPr>
        <w:t>G</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HH</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0000FF"/>
          <w:sz w:val="18"/>
          <w:szCs w:val="18"/>
        </w:rPr>
        <w:t>E</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I</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IAA</w:t>
      </w:r>
      <w:r w:rsidRPr="009B7FC2">
        <w:rPr>
          <w:rFonts w:ascii="Courier New" w:hAnsi="Courier New" w:cs="Courier New"/>
          <w:color w:val="FF00FF"/>
          <w:sz w:val="18"/>
          <w:szCs w:val="18"/>
        </w:rPr>
        <w:t>K</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8000"/>
          <w:sz w:val="18"/>
          <w:szCs w:val="18"/>
        </w:rPr>
        <w:t>G</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FPVL</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PLAAA</w:t>
      </w:r>
      <w:r w:rsidRPr="009B7FC2">
        <w:rPr>
          <w:rFonts w:ascii="Courier New" w:hAnsi="Courier New" w:cs="Courier New"/>
          <w:color w:val="808080"/>
          <w:sz w:val="18"/>
          <w:szCs w:val="18"/>
        </w:rPr>
        <w:tab/>
        <w:t>240</w:t>
      </w:r>
    </w:p>
    <w:p w14:paraId="3ED0A6A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w:t>
      </w:r>
    </w:p>
    <w:p w14:paraId="65975FB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7B3ED4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AAAAA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345DC79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AAAAA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0CBFBE2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32EEE27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1173CD1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228F087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6444069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297</w:t>
      </w:r>
    </w:p>
    <w:p w14:paraId="20BE588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4157F6C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A</w:t>
      </w:r>
      <w:r w:rsidRPr="009B7FC2">
        <w:rPr>
          <w:rFonts w:ascii="Courier New" w:hAnsi="Courier New" w:cs="Courier New"/>
          <w:color w:val="808080"/>
          <w:sz w:val="18"/>
          <w:szCs w:val="18"/>
        </w:rPr>
        <w:t>-</w:t>
      </w:r>
      <w:r w:rsidRPr="009B7FC2">
        <w:rPr>
          <w:rFonts w:ascii="Courier New" w:hAnsi="Courier New" w:cs="Courier New"/>
          <w:color w:val="FF0000"/>
          <w:sz w:val="18"/>
          <w:szCs w:val="18"/>
        </w:rPr>
        <w:t>AAA</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YG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QS</w:t>
      </w:r>
      <w:r w:rsidRPr="009B7FC2">
        <w:rPr>
          <w:rFonts w:ascii="Courier New" w:hAnsi="Courier New" w:cs="Courier New"/>
          <w:color w:val="FF0000"/>
          <w:sz w:val="18"/>
          <w:szCs w:val="18"/>
        </w:rPr>
        <w:t>AAA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w:t>
      </w:r>
      <w:r w:rsidRPr="009B7FC2">
        <w:rPr>
          <w:rFonts w:ascii="Courier New" w:hAnsi="Courier New" w:cs="Courier New"/>
          <w:color w:val="808080"/>
          <w:sz w:val="18"/>
          <w:szCs w:val="18"/>
        </w:rPr>
        <w:t>-</w:t>
      </w:r>
      <w:r w:rsidRPr="009B7FC2">
        <w:rPr>
          <w:rFonts w:ascii="Courier New" w:hAnsi="Courier New" w:cs="Courier New"/>
          <w:color w:val="FF0000"/>
          <w:sz w:val="18"/>
          <w:szCs w:val="18"/>
        </w:rPr>
        <w:t>LF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GQ</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0000FF"/>
          <w:sz w:val="18"/>
          <w:szCs w:val="18"/>
        </w:rPr>
        <w:t>D</w:t>
      </w:r>
      <w:r w:rsidRPr="009B7FC2">
        <w:rPr>
          <w:rFonts w:ascii="Courier New" w:hAnsi="Courier New" w:cs="Courier New"/>
          <w:color w:val="FF00FF"/>
          <w:sz w:val="18"/>
          <w:szCs w:val="18"/>
        </w:rPr>
        <w:t>K</w:t>
      </w:r>
      <w:r w:rsidRPr="009B7FC2">
        <w:rPr>
          <w:rFonts w:ascii="Courier New" w:hAnsi="Courier New" w:cs="Courier New"/>
          <w:color w:val="FF0000"/>
          <w:sz w:val="18"/>
          <w:szCs w:val="18"/>
        </w:rPr>
        <w:t>PMIV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LAVA</w:t>
      </w:r>
      <w:r w:rsidRPr="009B7FC2">
        <w:rPr>
          <w:rFonts w:ascii="Courier New" w:hAnsi="Courier New" w:cs="Courier New"/>
          <w:color w:val="808080"/>
          <w:sz w:val="18"/>
          <w:szCs w:val="18"/>
        </w:rPr>
        <w:tab/>
        <w:t>298</w:t>
      </w:r>
    </w:p>
    <w:p w14:paraId="66A4380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 *****************::************</w:t>
      </w:r>
    </w:p>
    <w:p w14:paraId="4505E2F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0DE1250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QQQQQ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358</w:t>
      </w:r>
    </w:p>
    <w:p w14:paraId="11573F3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357</w:t>
      </w:r>
    </w:p>
    <w:p w14:paraId="5B20CC2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357</w:t>
      </w:r>
    </w:p>
    <w:p w14:paraId="14444C8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1B38D3E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6E25036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355</w:t>
      </w:r>
    </w:p>
    <w:p w14:paraId="1CFF734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355</w:t>
      </w:r>
    </w:p>
    <w:p w14:paraId="0EF58EB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7D70868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AM</w:t>
      </w:r>
      <w:r w:rsidRPr="009B7FC2">
        <w:rPr>
          <w:rFonts w:ascii="Courier New" w:hAnsi="Courier New" w:cs="Courier New"/>
          <w:color w:val="0000FF"/>
          <w:sz w:val="18"/>
          <w:szCs w:val="18"/>
        </w:rPr>
        <w:t>DE</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MA</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ALLW</w:t>
      </w:r>
      <w:r w:rsidRPr="009B7FC2">
        <w:rPr>
          <w:rFonts w:ascii="Courier New" w:hAnsi="Courier New" w:cs="Courier New"/>
          <w:color w:val="008000"/>
          <w:sz w:val="18"/>
          <w:szCs w:val="18"/>
        </w:rPr>
        <w:t>GGG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008000"/>
          <w:sz w:val="18"/>
          <w:szCs w:val="18"/>
        </w:rPr>
        <w:t>QQ</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DEEE</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T</w:t>
      </w:r>
      <w:r w:rsidRPr="009B7FC2">
        <w:rPr>
          <w:rFonts w:ascii="Courier New" w:hAnsi="Courier New" w:cs="Courier New"/>
          <w:color w:val="FF0000"/>
          <w:sz w:val="18"/>
          <w:szCs w:val="18"/>
        </w:rPr>
        <w:t>FPA</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QYG</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AV</w:t>
      </w:r>
      <w:r w:rsidRPr="009B7FC2">
        <w:rPr>
          <w:rFonts w:ascii="Courier New" w:hAnsi="Courier New" w:cs="Courier New"/>
          <w:color w:val="808080"/>
          <w:sz w:val="18"/>
          <w:szCs w:val="18"/>
        </w:rPr>
        <w:tab/>
        <w:t>356</w:t>
      </w:r>
    </w:p>
    <w:p w14:paraId="60E5BB8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w:t>
      </w:r>
    </w:p>
    <w:p w14:paraId="6858768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4C7C0E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418</w:t>
      </w:r>
    </w:p>
    <w:p w14:paraId="1E40500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417</w:t>
      </w:r>
    </w:p>
    <w:p w14:paraId="244B354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417</w:t>
      </w:r>
    </w:p>
    <w:p w14:paraId="744692C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416</w:t>
      </w:r>
    </w:p>
    <w:p w14:paraId="5279641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160175A3"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415</w:t>
      </w:r>
    </w:p>
    <w:p w14:paraId="510AB94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415</w:t>
      </w:r>
    </w:p>
    <w:p w14:paraId="23734C3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416</w:t>
      </w:r>
    </w:p>
    <w:p w14:paraId="1940796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VIM</w:t>
      </w:r>
      <w:r w:rsidRPr="009B7FC2">
        <w:rPr>
          <w:rFonts w:ascii="Courier New" w:hAnsi="Courier New" w:cs="Courier New"/>
          <w:color w:val="008000"/>
          <w:sz w:val="18"/>
          <w:szCs w:val="18"/>
        </w:rPr>
        <w:t>TC</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LI</w:t>
      </w:r>
      <w:r w:rsidRPr="009B7FC2">
        <w:rPr>
          <w:rFonts w:ascii="Courier New" w:hAnsi="Courier New" w:cs="Courier New"/>
          <w:color w:val="0000FF"/>
          <w:sz w:val="18"/>
          <w:szCs w:val="18"/>
        </w:rPr>
        <w:t>E</w:t>
      </w:r>
      <w:r w:rsidRPr="009B7FC2">
        <w:rPr>
          <w:rFonts w:ascii="Courier New" w:hAnsi="Courier New" w:cs="Courier New"/>
          <w:color w:val="FF0000"/>
          <w:sz w:val="18"/>
          <w:szCs w:val="18"/>
        </w:rPr>
        <w:t>ILM</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FF00FF"/>
          <w:sz w:val="18"/>
          <w:szCs w:val="18"/>
        </w:rPr>
        <w:t>R</w:t>
      </w:r>
      <w:r w:rsidRPr="009B7FC2">
        <w:rPr>
          <w:rFonts w:ascii="Courier New" w:hAnsi="Courier New" w:cs="Courier New"/>
          <w:color w:val="FF0000"/>
          <w:sz w:val="18"/>
          <w:szCs w:val="18"/>
        </w:rPr>
        <w:t>FAAVF</w:t>
      </w:r>
      <w:r w:rsidRPr="009B7FC2">
        <w:rPr>
          <w:rFonts w:ascii="Courier New" w:hAnsi="Courier New" w:cs="Courier New"/>
          <w:color w:val="008000"/>
          <w:sz w:val="18"/>
          <w:szCs w:val="18"/>
        </w:rPr>
        <w:t>SS</w:t>
      </w:r>
      <w:r w:rsidRPr="009B7FC2">
        <w:rPr>
          <w:rFonts w:ascii="Courier New" w:hAnsi="Courier New" w:cs="Courier New"/>
          <w:color w:val="FF0000"/>
          <w:sz w:val="18"/>
          <w:szCs w:val="18"/>
        </w:rPr>
        <w:t>IV</w:t>
      </w:r>
      <w:r w:rsidRPr="009B7FC2">
        <w:rPr>
          <w:rFonts w:ascii="Courier New" w:hAnsi="Courier New" w:cs="Courier New"/>
          <w:color w:val="008000"/>
          <w:sz w:val="18"/>
          <w:szCs w:val="18"/>
        </w:rPr>
        <w:t>S</w:t>
      </w:r>
      <w:r w:rsidRPr="009B7FC2">
        <w:rPr>
          <w:rFonts w:ascii="Courier New" w:hAnsi="Courier New" w:cs="Courier New"/>
          <w:color w:val="FF00FF"/>
          <w:sz w:val="18"/>
          <w:szCs w:val="18"/>
        </w:rPr>
        <w:t>R</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STH</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VL</w:t>
      </w:r>
      <w:r w:rsidRPr="009B7FC2">
        <w:rPr>
          <w:rFonts w:ascii="Courier New" w:hAnsi="Courier New" w:cs="Courier New"/>
          <w:color w:val="008000"/>
          <w:sz w:val="18"/>
          <w:szCs w:val="18"/>
        </w:rPr>
        <w:t>STG</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GSYNG</w:t>
      </w:r>
      <w:r w:rsidRPr="009B7FC2">
        <w:rPr>
          <w:rFonts w:ascii="Courier New" w:hAnsi="Courier New" w:cs="Courier New"/>
          <w:color w:val="FF0000"/>
          <w:sz w:val="18"/>
          <w:szCs w:val="18"/>
        </w:rPr>
        <w:t>AL</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w:t>
      </w:r>
      <w:r w:rsidRPr="009B7FC2">
        <w:rPr>
          <w:rFonts w:ascii="Courier New" w:hAnsi="Courier New" w:cs="Courier New"/>
          <w:color w:val="0000FF"/>
          <w:sz w:val="18"/>
          <w:szCs w:val="18"/>
        </w:rPr>
        <w:t>E</w:t>
      </w:r>
      <w:r w:rsidRPr="009B7FC2">
        <w:rPr>
          <w:rFonts w:ascii="Courier New" w:hAnsi="Courier New" w:cs="Courier New"/>
          <w:color w:val="FF0000"/>
          <w:sz w:val="18"/>
          <w:szCs w:val="18"/>
        </w:rPr>
        <w:t>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PL</w:t>
      </w:r>
      <w:r w:rsidRPr="009B7FC2">
        <w:rPr>
          <w:rFonts w:ascii="Courier New" w:hAnsi="Courier New" w:cs="Courier New"/>
          <w:color w:val="808080"/>
          <w:sz w:val="18"/>
          <w:szCs w:val="18"/>
        </w:rPr>
        <w:tab/>
        <w:t>416</w:t>
      </w:r>
    </w:p>
    <w:p w14:paraId="597E5BE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808080"/>
          <w:sz w:val="18"/>
          <w:szCs w:val="18"/>
        </w:rPr>
      </w:pPr>
      <w:r w:rsidRPr="009B7FC2">
        <w:rPr>
          <w:rFonts w:ascii="Courier New" w:hAnsi="Courier New" w:cs="Courier New"/>
          <w:color w:val="808080"/>
          <w:sz w:val="18"/>
          <w:szCs w:val="18"/>
        </w:rPr>
        <w:t xml:space="preserve">            *********************************************************   </w:t>
      </w:r>
    </w:p>
    <w:p w14:paraId="5F99886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013F56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478</w:t>
      </w:r>
    </w:p>
    <w:p w14:paraId="38BA132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477</w:t>
      </w:r>
    </w:p>
    <w:p w14:paraId="557ED6B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477</w:t>
      </w:r>
    </w:p>
    <w:p w14:paraId="7DFF8F0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476</w:t>
      </w:r>
    </w:p>
    <w:p w14:paraId="501FF9D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75C1247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475</w:t>
      </w:r>
    </w:p>
    <w:p w14:paraId="0D9FF3B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475</w:t>
      </w:r>
    </w:p>
    <w:p w14:paraId="4C56A10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476</w:t>
      </w:r>
    </w:p>
    <w:p w14:paraId="326D788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lastRenderedPageBreak/>
        <w:t xml:space="preserve">Lo1270      </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SY</w:t>
      </w:r>
      <w:r w:rsidRPr="009B7FC2">
        <w:rPr>
          <w:rFonts w:ascii="Courier New" w:hAnsi="Courier New" w:cs="Courier New"/>
          <w:color w:val="FF0000"/>
          <w:sz w:val="18"/>
          <w:szCs w:val="18"/>
        </w:rPr>
        <w:t>FV</w:t>
      </w:r>
      <w:r w:rsidRPr="009B7FC2">
        <w:rPr>
          <w:rFonts w:ascii="Courier New" w:hAnsi="Courier New" w:cs="Courier New"/>
          <w:color w:val="FF00FF"/>
          <w:sz w:val="18"/>
          <w:szCs w:val="18"/>
        </w:rPr>
        <w:t>R</w:t>
      </w:r>
      <w:r w:rsidRPr="009B7FC2">
        <w:rPr>
          <w:rFonts w:ascii="Courier New" w:hAnsi="Courier New" w:cs="Courier New"/>
          <w:color w:val="008000"/>
          <w:sz w:val="18"/>
          <w:szCs w:val="18"/>
        </w:rPr>
        <w:t>YC</w:t>
      </w:r>
      <w:r w:rsidRPr="009B7FC2">
        <w:rPr>
          <w:rFonts w:ascii="Courier New" w:hAnsi="Courier New" w:cs="Courier New"/>
          <w:color w:val="FF00FF"/>
          <w:sz w:val="18"/>
          <w:szCs w:val="18"/>
        </w:rPr>
        <w:t>K</w:t>
      </w:r>
      <w:r w:rsidRPr="009B7FC2">
        <w:rPr>
          <w:rFonts w:ascii="Courier New" w:hAnsi="Courier New" w:cs="Courier New"/>
          <w:color w:val="008000"/>
          <w:sz w:val="18"/>
          <w:szCs w:val="18"/>
        </w:rPr>
        <w:t>NN</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WAVV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w:t>
      </w:r>
      <w:r w:rsidRPr="009B7FC2">
        <w:rPr>
          <w:rFonts w:ascii="Courier New" w:hAnsi="Courier New" w:cs="Courier New"/>
          <w:color w:val="FF0000"/>
          <w:sz w:val="18"/>
          <w:szCs w:val="18"/>
        </w:rPr>
        <w:t>PVI</w:t>
      </w:r>
      <w:r w:rsidRPr="009B7FC2">
        <w:rPr>
          <w:rFonts w:ascii="Courier New" w:hAnsi="Courier New" w:cs="Courier New"/>
          <w:color w:val="FF00FF"/>
          <w:sz w:val="18"/>
          <w:szCs w:val="18"/>
        </w:rPr>
        <w:t>K</w:t>
      </w:r>
      <w:r w:rsidRPr="009B7FC2">
        <w:rPr>
          <w:rFonts w:ascii="Courier New" w:hAnsi="Courier New" w:cs="Courier New"/>
          <w:color w:val="008000"/>
          <w:sz w:val="18"/>
          <w:szCs w:val="18"/>
        </w:rPr>
        <w:t>C</w:t>
      </w:r>
      <w:r w:rsidRPr="009B7FC2">
        <w:rPr>
          <w:rFonts w:ascii="Courier New" w:hAnsi="Courier New" w:cs="Courier New"/>
          <w:color w:val="FF00FF"/>
          <w:sz w:val="18"/>
          <w:szCs w:val="18"/>
        </w:rPr>
        <w:t>RRR</w:t>
      </w:r>
      <w:r w:rsidRPr="009B7FC2">
        <w:rPr>
          <w:rFonts w:ascii="Courier New" w:hAnsi="Courier New" w:cs="Courier New"/>
          <w:color w:val="FF0000"/>
          <w:sz w:val="18"/>
          <w:szCs w:val="18"/>
        </w:rPr>
        <w:t>P</w:t>
      </w:r>
      <w:r w:rsidRPr="009B7FC2">
        <w:rPr>
          <w:rFonts w:ascii="Courier New" w:hAnsi="Courier New" w:cs="Courier New"/>
          <w:color w:val="008000"/>
          <w:sz w:val="18"/>
          <w:szCs w:val="18"/>
        </w:rPr>
        <w:t>SGC</w:t>
      </w:r>
      <w:r w:rsidRPr="009B7FC2">
        <w:rPr>
          <w:rFonts w:ascii="Courier New" w:hAnsi="Courier New" w:cs="Courier New"/>
          <w:color w:val="FF0000"/>
          <w:sz w:val="18"/>
          <w:szCs w:val="18"/>
        </w:rPr>
        <w:t>LI</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MP</w:t>
      </w:r>
      <w:r w:rsidRPr="009B7FC2">
        <w:rPr>
          <w:rFonts w:ascii="Courier New" w:hAnsi="Courier New" w:cs="Courier New"/>
          <w:color w:val="008000"/>
          <w:sz w:val="18"/>
          <w:szCs w:val="18"/>
        </w:rPr>
        <w:t>NGYS</w:t>
      </w:r>
      <w:r w:rsidRPr="009B7FC2">
        <w:rPr>
          <w:rFonts w:ascii="Courier New" w:hAnsi="Courier New" w:cs="Courier New"/>
          <w:color w:val="FF00FF"/>
          <w:sz w:val="18"/>
          <w:szCs w:val="18"/>
        </w:rPr>
        <w:t>K</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WV</w:t>
      </w:r>
      <w:r w:rsidRPr="009B7FC2">
        <w:rPr>
          <w:rFonts w:ascii="Courier New" w:hAnsi="Courier New" w:cs="Courier New"/>
          <w:color w:val="808080"/>
          <w:sz w:val="18"/>
          <w:szCs w:val="18"/>
        </w:rPr>
        <w:tab/>
        <w:t>476</w:t>
      </w:r>
    </w:p>
    <w:p w14:paraId="2CB639E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65D7F86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9609A8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538</w:t>
      </w:r>
    </w:p>
    <w:p w14:paraId="7A15C99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537</w:t>
      </w:r>
    </w:p>
    <w:p w14:paraId="30E4ADA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537</w:t>
      </w:r>
    </w:p>
    <w:p w14:paraId="4FE6D83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536</w:t>
      </w:r>
    </w:p>
    <w:p w14:paraId="66020CD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77B4C51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535</w:t>
      </w:r>
    </w:p>
    <w:p w14:paraId="6CFADE4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535</w:t>
      </w:r>
    </w:p>
    <w:p w14:paraId="6F2DFD4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536</w:t>
      </w:r>
    </w:p>
    <w:p w14:paraId="525A11D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00FF"/>
          <w:sz w:val="18"/>
          <w:szCs w:val="18"/>
        </w:rPr>
        <w:t>E</w:t>
      </w:r>
      <w:r w:rsidRPr="009B7FC2">
        <w:rPr>
          <w:rFonts w:ascii="Courier New" w:hAnsi="Courier New" w:cs="Courier New"/>
          <w:color w:val="008000"/>
          <w:sz w:val="18"/>
          <w:szCs w:val="18"/>
        </w:rPr>
        <w:t>H</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8000"/>
          <w:sz w:val="18"/>
          <w:szCs w:val="18"/>
        </w:rPr>
        <w:t>HN</w:t>
      </w:r>
      <w:r w:rsidRPr="009B7FC2">
        <w:rPr>
          <w:rFonts w:ascii="Courier New" w:hAnsi="Courier New" w:cs="Courier New"/>
          <w:color w:val="FF0000"/>
          <w:sz w:val="18"/>
          <w:szCs w:val="18"/>
        </w:rPr>
        <w:t>L</w:t>
      </w:r>
      <w:r w:rsidRPr="009B7FC2">
        <w:rPr>
          <w:rFonts w:ascii="Courier New" w:hAnsi="Courier New" w:cs="Courier New"/>
          <w:color w:val="008000"/>
          <w:sz w:val="18"/>
          <w:szCs w:val="18"/>
        </w:rPr>
        <w:t>Y</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PLV</w:t>
      </w:r>
      <w:r w:rsidRPr="009B7FC2">
        <w:rPr>
          <w:rFonts w:ascii="Courier New" w:hAnsi="Courier New" w:cs="Courier New"/>
          <w:color w:val="008000"/>
          <w:sz w:val="18"/>
          <w:szCs w:val="18"/>
        </w:rPr>
        <w:t>NSG</w:t>
      </w:r>
      <w:r w:rsidRPr="009B7FC2">
        <w:rPr>
          <w:rFonts w:ascii="Courier New" w:hAnsi="Courier New" w:cs="Courier New"/>
          <w:color w:val="FF0000"/>
          <w:sz w:val="18"/>
          <w:szCs w:val="18"/>
        </w:rPr>
        <w:t>LAF</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WV</w:t>
      </w:r>
      <w:r w:rsidRPr="009B7FC2">
        <w:rPr>
          <w:rFonts w:ascii="Courier New" w:hAnsi="Courier New" w:cs="Courier New"/>
          <w:color w:val="008000"/>
          <w:sz w:val="18"/>
          <w:szCs w:val="18"/>
        </w:rPr>
        <w:t>GT</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FF"/>
          <w:sz w:val="18"/>
          <w:szCs w:val="18"/>
        </w:rPr>
        <w:t>R</w:t>
      </w:r>
      <w:r w:rsidRPr="009B7FC2">
        <w:rPr>
          <w:rFonts w:ascii="Courier New" w:hAnsi="Courier New" w:cs="Courier New"/>
          <w:color w:val="008000"/>
          <w:sz w:val="18"/>
          <w:szCs w:val="18"/>
        </w:rPr>
        <w:t>QC</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LA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AMA</w:t>
      </w:r>
      <w:r w:rsidRPr="009B7FC2">
        <w:rPr>
          <w:rFonts w:ascii="Courier New" w:hAnsi="Courier New" w:cs="Courier New"/>
          <w:color w:val="008000"/>
          <w:sz w:val="18"/>
          <w:szCs w:val="18"/>
        </w:rPr>
        <w:t>SN</w:t>
      </w:r>
      <w:r w:rsidRPr="009B7FC2">
        <w:rPr>
          <w:rFonts w:ascii="Courier New" w:hAnsi="Courier New" w:cs="Courier New"/>
          <w:color w:val="FF0000"/>
          <w:sz w:val="18"/>
          <w:szCs w:val="18"/>
        </w:rPr>
        <w:t>IP</w:t>
      </w:r>
      <w:r w:rsidRPr="009B7FC2">
        <w:rPr>
          <w:rFonts w:ascii="Courier New" w:hAnsi="Courier New" w:cs="Courier New"/>
          <w:color w:val="008000"/>
          <w:sz w:val="18"/>
          <w:szCs w:val="18"/>
        </w:rPr>
        <w:t>NG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w:t>
      </w:r>
      <w:r w:rsidRPr="009B7FC2">
        <w:rPr>
          <w:rFonts w:ascii="Courier New" w:hAnsi="Courier New" w:cs="Courier New"/>
          <w:color w:val="FF0000"/>
          <w:sz w:val="18"/>
          <w:szCs w:val="18"/>
        </w:rPr>
        <w:t>VI</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I</w:t>
      </w:r>
      <w:r w:rsidRPr="009B7FC2">
        <w:rPr>
          <w:rFonts w:ascii="Courier New" w:hAnsi="Courier New" w:cs="Courier New"/>
          <w:color w:val="0000FF"/>
          <w:sz w:val="18"/>
          <w:szCs w:val="18"/>
        </w:rPr>
        <w:t>E</w:t>
      </w:r>
      <w:r w:rsidRPr="009B7FC2">
        <w:rPr>
          <w:rFonts w:ascii="Courier New" w:hAnsi="Courier New" w:cs="Courier New"/>
          <w:color w:val="808080"/>
          <w:sz w:val="18"/>
          <w:szCs w:val="18"/>
        </w:rPr>
        <w:tab/>
        <w:t>536</w:t>
      </w:r>
    </w:p>
    <w:p w14:paraId="646A38F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5A195FB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A79912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598</w:t>
      </w:r>
    </w:p>
    <w:p w14:paraId="44C1417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597</w:t>
      </w:r>
    </w:p>
    <w:p w14:paraId="44F8EE4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597</w:t>
      </w:r>
    </w:p>
    <w:p w14:paraId="1CD9422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596</w:t>
      </w:r>
    </w:p>
    <w:p w14:paraId="55CAB1E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5C178A1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595</w:t>
      </w:r>
    </w:p>
    <w:p w14:paraId="0E195D6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595</w:t>
      </w:r>
    </w:p>
    <w:p w14:paraId="7E2162C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596</w:t>
      </w:r>
    </w:p>
    <w:p w14:paraId="61D8549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ML</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LA</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MVA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F</w:t>
      </w:r>
      <w:r w:rsidRPr="009B7FC2">
        <w:rPr>
          <w:rFonts w:ascii="Courier New" w:hAnsi="Courier New" w:cs="Courier New"/>
          <w:color w:val="008000"/>
          <w:sz w:val="18"/>
          <w:szCs w:val="18"/>
        </w:rPr>
        <w:t>CGG</w:t>
      </w:r>
      <w:r w:rsidRPr="009B7FC2">
        <w:rPr>
          <w:rFonts w:ascii="Courier New" w:hAnsi="Courier New" w:cs="Courier New"/>
          <w:color w:val="FF0000"/>
          <w:sz w:val="18"/>
          <w:szCs w:val="18"/>
        </w:rPr>
        <w:t>V</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w:t>
      </w:r>
      <w:r w:rsidRPr="009B7FC2">
        <w:rPr>
          <w:rFonts w:ascii="Courier New" w:hAnsi="Courier New" w:cs="Courier New"/>
          <w:color w:val="FF0000"/>
          <w:sz w:val="18"/>
          <w:szCs w:val="18"/>
        </w:rPr>
        <w:t>AA</w:t>
      </w:r>
      <w:r w:rsidRPr="009B7FC2">
        <w:rPr>
          <w:rFonts w:ascii="Courier New" w:hAnsi="Courier New" w:cs="Courier New"/>
          <w:color w:val="008000"/>
          <w:sz w:val="18"/>
          <w:szCs w:val="18"/>
        </w:rPr>
        <w:t>HQ</w:t>
      </w:r>
      <w:r w:rsidRPr="009B7FC2">
        <w:rPr>
          <w:rFonts w:ascii="Courier New" w:hAnsi="Courier New" w:cs="Courier New"/>
          <w:color w:val="FF0000"/>
          <w:sz w:val="18"/>
          <w:szCs w:val="18"/>
        </w:rPr>
        <w:t>W</w:t>
      </w:r>
      <w:r w:rsidRPr="009B7FC2">
        <w:rPr>
          <w:rFonts w:ascii="Courier New" w:hAnsi="Courier New" w:cs="Courier New"/>
          <w:color w:val="008000"/>
          <w:sz w:val="18"/>
          <w:szCs w:val="18"/>
        </w:rPr>
        <w:t>TT</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SGSG</w:t>
      </w:r>
      <w:r w:rsidRPr="009B7FC2">
        <w:rPr>
          <w:rFonts w:ascii="Courier New" w:hAnsi="Courier New" w:cs="Courier New"/>
          <w:color w:val="FF0000"/>
          <w:sz w:val="18"/>
          <w:szCs w:val="18"/>
        </w:rPr>
        <w:t>A</w:t>
      </w:r>
      <w:r w:rsidRPr="009B7FC2">
        <w:rPr>
          <w:rFonts w:ascii="Courier New" w:hAnsi="Courier New" w:cs="Courier New"/>
          <w:color w:val="0000FF"/>
          <w:sz w:val="18"/>
          <w:szCs w:val="18"/>
        </w:rPr>
        <w:t>ED</w:t>
      </w:r>
      <w:r w:rsidRPr="009B7FC2">
        <w:rPr>
          <w:rFonts w:ascii="Courier New" w:hAnsi="Courier New" w:cs="Courier New"/>
          <w:color w:val="FF0000"/>
          <w:sz w:val="18"/>
          <w:szCs w:val="18"/>
        </w:rPr>
        <w:t>V</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VM</w:t>
      </w:r>
      <w:r w:rsidRPr="009B7FC2">
        <w:rPr>
          <w:rFonts w:ascii="Courier New" w:hAnsi="Courier New" w:cs="Courier New"/>
          <w:color w:val="008000"/>
          <w:sz w:val="18"/>
          <w:szCs w:val="18"/>
        </w:rPr>
        <w:t>T</w:t>
      </w:r>
      <w:r w:rsidRPr="009B7FC2">
        <w:rPr>
          <w:rFonts w:ascii="Courier New" w:hAnsi="Courier New" w:cs="Courier New"/>
          <w:color w:val="FF00FF"/>
          <w:sz w:val="18"/>
          <w:szCs w:val="18"/>
        </w:rPr>
        <w:t>RK</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w:t>
      </w:r>
      <w:r w:rsidRPr="009B7FC2">
        <w:rPr>
          <w:rFonts w:ascii="Courier New" w:hAnsi="Courier New" w:cs="Courier New"/>
          <w:color w:val="0000FF"/>
          <w:sz w:val="18"/>
          <w:szCs w:val="18"/>
        </w:rPr>
        <w:t>DD</w:t>
      </w:r>
      <w:r w:rsidRPr="009B7FC2">
        <w:rPr>
          <w:rFonts w:ascii="Courier New" w:hAnsi="Courier New" w:cs="Courier New"/>
          <w:color w:val="FF0000"/>
          <w:sz w:val="18"/>
          <w:szCs w:val="18"/>
        </w:rPr>
        <w:t>P</w:t>
      </w:r>
      <w:r w:rsidRPr="009B7FC2">
        <w:rPr>
          <w:rFonts w:ascii="Courier New" w:hAnsi="Courier New" w:cs="Courier New"/>
          <w:color w:val="008000"/>
          <w:sz w:val="18"/>
          <w:szCs w:val="18"/>
        </w:rPr>
        <w:t>G</w:t>
      </w:r>
      <w:r w:rsidRPr="009B7FC2">
        <w:rPr>
          <w:rFonts w:ascii="Courier New" w:hAnsi="Courier New" w:cs="Courier New"/>
          <w:color w:val="FF00FF"/>
          <w:sz w:val="18"/>
          <w:szCs w:val="18"/>
        </w:rPr>
        <w:t>R</w:t>
      </w:r>
      <w:r w:rsidRPr="009B7FC2">
        <w:rPr>
          <w:rFonts w:ascii="Courier New" w:hAnsi="Courier New" w:cs="Courier New"/>
          <w:color w:val="FF0000"/>
          <w:sz w:val="18"/>
          <w:szCs w:val="18"/>
        </w:rPr>
        <w:t>PP</w:t>
      </w:r>
      <w:r w:rsidRPr="009B7FC2">
        <w:rPr>
          <w:rFonts w:ascii="Courier New" w:hAnsi="Courier New" w:cs="Courier New"/>
          <w:color w:val="008000"/>
          <w:sz w:val="18"/>
          <w:szCs w:val="18"/>
        </w:rPr>
        <w:t>G</w:t>
      </w:r>
      <w:r w:rsidRPr="009B7FC2">
        <w:rPr>
          <w:rFonts w:ascii="Courier New" w:hAnsi="Courier New" w:cs="Courier New"/>
          <w:color w:val="FF0000"/>
          <w:sz w:val="18"/>
          <w:szCs w:val="18"/>
        </w:rPr>
        <w:t>IVL</w:t>
      </w:r>
      <w:r w:rsidRPr="009B7FC2">
        <w:rPr>
          <w:rFonts w:ascii="Courier New" w:hAnsi="Courier New" w:cs="Courier New"/>
          <w:color w:val="008000"/>
          <w:sz w:val="18"/>
          <w:szCs w:val="18"/>
        </w:rPr>
        <w:t>N</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596</w:t>
      </w:r>
    </w:p>
    <w:p w14:paraId="4333453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20F3D0B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449B902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658</w:t>
      </w:r>
    </w:p>
    <w:p w14:paraId="1EF598BC"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657</w:t>
      </w:r>
    </w:p>
    <w:p w14:paraId="4EF12E1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657</w:t>
      </w:r>
    </w:p>
    <w:p w14:paraId="1582721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656</w:t>
      </w:r>
    </w:p>
    <w:p w14:paraId="485EA8C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727CBEE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655</w:t>
      </w:r>
    </w:p>
    <w:p w14:paraId="36B4154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655</w:t>
      </w:r>
    </w:p>
    <w:p w14:paraId="35A2418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656</w:t>
      </w:r>
    </w:p>
    <w:p w14:paraId="2CB7C87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FF0000"/>
          <w:sz w:val="18"/>
          <w:szCs w:val="18"/>
        </w:rPr>
        <w:t>A</w:t>
      </w:r>
      <w:r w:rsidRPr="009B7FC2">
        <w:rPr>
          <w:rFonts w:ascii="Courier New" w:hAnsi="Courier New" w:cs="Courier New"/>
          <w:color w:val="008000"/>
          <w:sz w:val="18"/>
          <w:szCs w:val="18"/>
        </w:rPr>
        <w:t>TS</w:t>
      </w:r>
      <w:r w:rsidRPr="009B7FC2">
        <w:rPr>
          <w:rFonts w:ascii="Courier New" w:hAnsi="Courier New" w:cs="Courier New"/>
          <w:color w:val="FF0000"/>
          <w:sz w:val="18"/>
          <w:szCs w:val="18"/>
        </w:rPr>
        <w:t>FWLPVPP</w:t>
      </w:r>
      <w:r w:rsidRPr="009B7FC2">
        <w:rPr>
          <w:rFonts w:ascii="Courier New" w:hAnsi="Courier New" w:cs="Courier New"/>
          <w:color w:val="FF00FF"/>
          <w:sz w:val="18"/>
          <w:szCs w:val="18"/>
        </w:rPr>
        <w:t>KR</w:t>
      </w:r>
      <w:r w:rsidRPr="009B7FC2">
        <w:rPr>
          <w:rFonts w:ascii="Courier New" w:hAnsi="Courier New" w:cs="Courier New"/>
          <w:color w:val="FF0000"/>
          <w:sz w:val="18"/>
          <w:szCs w:val="18"/>
        </w:rPr>
        <w:t>VF</w:t>
      </w:r>
      <w:r w:rsidRPr="009B7FC2">
        <w:rPr>
          <w:rFonts w:ascii="Courier New" w:hAnsi="Courier New" w:cs="Courier New"/>
          <w:color w:val="0000FF"/>
          <w:sz w:val="18"/>
          <w:szCs w:val="18"/>
        </w:rPr>
        <w:t>D</w:t>
      </w:r>
      <w:r w:rsidRPr="009B7FC2">
        <w:rPr>
          <w:rFonts w:ascii="Courier New" w:hAnsi="Courier New" w:cs="Courier New"/>
          <w:color w:val="FF0000"/>
          <w:sz w:val="18"/>
          <w:szCs w:val="18"/>
        </w:rPr>
        <w:t>FL</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DE</w:t>
      </w:r>
      <w:r w:rsidRPr="009B7FC2">
        <w:rPr>
          <w:rFonts w:ascii="Courier New" w:hAnsi="Courier New" w:cs="Courier New"/>
          <w:color w:val="008000"/>
          <w:sz w:val="18"/>
          <w:szCs w:val="18"/>
        </w:rPr>
        <w:t>TS</w:t>
      </w:r>
      <w:r w:rsidRPr="009B7FC2">
        <w:rPr>
          <w:rFonts w:ascii="Courier New" w:hAnsi="Courier New" w:cs="Courier New"/>
          <w:color w:val="FF00FF"/>
          <w:sz w:val="18"/>
          <w:szCs w:val="18"/>
        </w:rPr>
        <w:t>R</w:t>
      </w:r>
      <w:r w:rsidRPr="009B7FC2">
        <w:rPr>
          <w:rFonts w:ascii="Courier New" w:hAnsi="Courier New" w:cs="Courier New"/>
          <w:color w:val="008000"/>
          <w:sz w:val="18"/>
          <w:szCs w:val="18"/>
        </w:rPr>
        <w:t>S</w:t>
      </w:r>
      <w:r w:rsidRPr="009B7FC2">
        <w:rPr>
          <w:rFonts w:ascii="Courier New" w:hAnsi="Courier New" w:cs="Courier New"/>
          <w:color w:val="0000FF"/>
          <w:sz w:val="18"/>
          <w:szCs w:val="18"/>
        </w:rPr>
        <w:t>E</w:t>
      </w:r>
      <w:r w:rsidRPr="009B7FC2">
        <w:rPr>
          <w:rFonts w:ascii="Courier New" w:hAnsi="Courier New" w:cs="Courier New"/>
          <w:color w:val="FF0000"/>
          <w:sz w:val="18"/>
          <w:szCs w:val="18"/>
        </w:rPr>
        <w:t>W</w:t>
      </w:r>
      <w:r w:rsidRPr="009B7FC2">
        <w:rPr>
          <w:rFonts w:ascii="Courier New" w:hAnsi="Courier New" w:cs="Courier New"/>
          <w:color w:val="0000FF"/>
          <w:sz w:val="18"/>
          <w:szCs w:val="18"/>
        </w:rPr>
        <w:t>D</w:t>
      </w:r>
      <w:r w:rsidRPr="009B7FC2">
        <w:rPr>
          <w:rFonts w:ascii="Courier New" w:hAnsi="Courier New" w:cs="Courier New"/>
          <w:color w:val="FF0000"/>
          <w:sz w:val="18"/>
          <w:szCs w:val="18"/>
        </w:rPr>
        <w:t>IL</w:t>
      </w:r>
      <w:r w:rsidRPr="009B7FC2">
        <w:rPr>
          <w:rFonts w:ascii="Courier New" w:hAnsi="Courier New" w:cs="Courier New"/>
          <w:color w:val="008000"/>
          <w:sz w:val="18"/>
          <w:szCs w:val="18"/>
        </w:rPr>
        <w:t>SNGG</w:t>
      </w:r>
      <w:r w:rsidRPr="009B7FC2">
        <w:rPr>
          <w:rFonts w:ascii="Courier New" w:hAnsi="Courier New" w:cs="Courier New"/>
          <w:color w:val="FF0000"/>
          <w:sz w:val="18"/>
          <w:szCs w:val="18"/>
        </w:rPr>
        <w:t>AV</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FF0000"/>
          <w:sz w:val="18"/>
          <w:szCs w:val="18"/>
        </w:rPr>
        <w:t>MA</w:t>
      </w:r>
      <w:r w:rsidRPr="009B7FC2">
        <w:rPr>
          <w:rFonts w:ascii="Courier New" w:hAnsi="Courier New" w:cs="Courier New"/>
          <w:color w:val="008000"/>
          <w:sz w:val="18"/>
          <w:szCs w:val="18"/>
        </w:rPr>
        <w:t>H</w:t>
      </w:r>
      <w:r w:rsidRPr="009B7FC2">
        <w:rPr>
          <w:rFonts w:ascii="Courier New" w:hAnsi="Courier New" w:cs="Courier New"/>
          <w:color w:val="FF0000"/>
          <w:sz w:val="18"/>
          <w:szCs w:val="18"/>
        </w:rPr>
        <w:t>IA</w:t>
      </w:r>
      <w:r w:rsidRPr="009B7FC2">
        <w:rPr>
          <w:rFonts w:ascii="Courier New" w:hAnsi="Courier New" w:cs="Courier New"/>
          <w:color w:val="008000"/>
          <w:sz w:val="18"/>
          <w:szCs w:val="18"/>
        </w:rPr>
        <w:t>NG</w:t>
      </w:r>
      <w:r w:rsidRPr="009B7FC2">
        <w:rPr>
          <w:rFonts w:ascii="Courier New" w:hAnsi="Courier New" w:cs="Courier New"/>
          <w:color w:val="FF00FF"/>
          <w:sz w:val="18"/>
          <w:szCs w:val="18"/>
        </w:rPr>
        <w:t>R</w:t>
      </w:r>
      <w:r w:rsidRPr="009B7FC2">
        <w:rPr>
          <w:rFonts w:ascii="Courier New" w:hAnsi="Courier New" w:cs="Courier New"/>
          <w:color w:val="0000FF"/>
          <w:sz w:val="18"/>
          <w:szCs w:val="18"/>
        </w:rPr>
        <w:t>D</w:t>
      </w:r>
      <w:r w:rsidRPr="009B7FC2">
        <w:rPr>
          <w:rFonts w:ascii="Courier New" w:hAnsi="Courier New" w:cs="Courier New"/>
          <w:color w:val="008000"/>
          <w:sz w:val="18"/>
          <w:szCs w:val="18"/>
        </w:rPr>
        <w:t>HGNC</w:t>
      </w:r>
      <w:r w:rsidRPr="009B7FC2">
        <w:rPr>
          <w:rFonts w:ascii="Courier New" w:hAnsi="Courier New" w:cs="Courier New"/>
          <w:color w:val="FF0000"/>
          <w:sz w:val="18"/>
          <w:szCs w:val="18"/>
        </w:rPr>
        <w:t>V</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LL</w:t>
      </w:r>
      <w:r w:rsidRPr="009B7FC2">
        <w:rPr>
          <w:rFonts w:ascii="Courier New" w:hAnsi="Courier New" w:cs="Courier New"/>
          <w:color w:val="FF00FF"/>
          <w:sz w:val="18"/>
          <w:szCs w:val="18"/>
        </w:rPr>
        <w:t>R</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A</w:t>
      </w:r>
      <w:r w:rsidRPr="009B7FC2">
        <w:rPr>
          <w:rFonts w:ascii="Courier New" w:hAnsi="Courier New" w:cs="Courier New"/>
          <w:color w:val="008000"/>
          <w:sz w:val="18"/>
          <w:szCs w:val="18"/>
        </w:rPr>
        <w:t>N</w:t>
      </w:r>
      <w:r w:rsidRPr="009B7FC2">
        <w:rPr>
          <w:rFonts w:ascii="Courier New" w:hAnsi="Courier New" w:cs="Courier New"/>
          <w:color w:val="808080"/>
          <w:sz w:val="18"/>
          <w:szCs w:val="18"/>
        </w:rPr>
        <w:tab/>
        <w:t>656</w:t>
      </w:r>
    </w:p>
    <w:p w14:paraId="2192EFA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1CFF97E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14735D6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718</w:t>
      </w:r>
    </w:p>
    <w:p w14:paraId="28D2DBC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717</w:t>
      </w:r>
    </w:p>
    <w:p w14:paraId="3C467DA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717</w:t>
      </w:r>
    </w:p>
    <w:p w14:paraId="774FE62E"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716</w:t>
      </w:r>
    </w:p>
    <w:p w14:paraId="4F3E637A"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277B276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715</w:t>
      </w:r>
    </w:p>
    <w:p w14:paraId="3AA332FF"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715</w:t>
      </w:r>
    </w:p>
    <w:p w14:paraId="21E82A4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716</w:t>
      </w:r>
    </w:p>
    <w:p w14:paraId="62AB47E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SNQSN</w:t>
      </w:r>
      <w:r w:rsidRPr="009B7FC2">
        <w:rPr>
          <w:rFonts w:ascii="Courier New" w:hAnsi="Courier New" w:cs="Courier New"/>
          <w:color w:val="FF0000"/>
          <w:sz w:val="18"/>
          <w:szCs w:val="18"/>
        </w:rPr>
        <w:t>MLIL</w:t>
      </w:r>
      <w:r w:rsidRPr="009B7FC2">
        <w:rPr>
          <w:rFonts w:ascii="Courier New" w:hAnsi="Courier New" w:cs="Courier New"/>
          <w:color w:val="008000"/>
          <w:sz w:val="18"/>
          <w:szCs w:val="18"/>
        </w:rPr>
        <w:t>Q</w:t>
      </w:r>
      <w:r w:rsidRPr="009B7FC2">
        <w:rPr>
          <w:rFonts w:ascii="Courier New" w:hAnsi="Courier New" w:cs="Courier New"/>
          <w:color w:val="0000FF"/>
          <w:sz w:val="18"/>
          <w:szCs w:val="18"/>
        </w:rPr>
        <w:t>E</w:t>
      </w:r>
      <w:r w:rsidRPr="009B7FC2">
        <w:rPr>
          <w:rFonts w:ascii="Courier New" w:hAnsi="Courier New" w:cs="Courier New"/>
          <w:color w:val="008000"/>
          <w:sz w:val="18"/>
          <w:szCs w:val="18"/>
        </w:rPr>
        <w:t>SCT</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SGSY</w:t>
      </w:r>
      <w:r w:rsidRPr="009B7FC2">
        <w:rPr>
          <w:rFonts w:ascii="Courier New" w:hAnsi="Courier New" w:cs="Courier New"/>
          <w:color w:val="FF0000"/>
          <w:sz w:val="18"/>
          <w:szCs w:val="18"/>
        </w:rPr>
        <w:t>VV</w:t>
      </w:r>
      <w:r w:rsidRPr="009B7FC2">
        <w:rPr>
          <w:rFonts w:ascii="Courier New" w:hAnsi="Courier New" w:cs="Courier New"/>
          <w:color w:val="008000"/>
          <w:sz w:val="18"/>
          <w:szCs w:val="18"/>
        </w:rPr>
        <w:t>Y</w:t>
      </w:r>
      <w:r w:rsidRPr="009B7FC2">
        <w:rPr>
          <w:rFonts w:ascii="Courier New" w:hAnsi="Courier New" w:cs="Courier New"/>
          <w:color w:val="FF0000"/>
          <w:sz w:val="18"/>
          <w:szCs w:val="18"/>
        </w:rPr>
        <w:t>APV</w:t>
      </w:r>
      <w:r w:rsidRPr="009B7FC2">
        <w:rPr>
          <w:rFonts w:ascii="Courier New" w:hAnsi="Courier New" w:cs="Courier New"/>
          <w:color w:val="0000FF"/>
          <w:sz w:val="18"/>
          <w:szCs w:val="18"/>
        </w:rPr>
        <w:t>D</w:t>
      </w:r>
      <w:r w:rsidRPr="009B7FC2">
        <w:rPr>
          <w:rFonts w:ascii="Courier New" w:hAnsi="Courier New" w:cs="Courier New"/>
          <w:color w:val="FF0000"/>
          <w:sz w:val="18"/>
          <w:szCs w:val="18"/>
        </w:rPr>
        <w:t>VVAM</w:t>
      </w:r>
      <w:r w:rsidRPr="009B7FC2">
        <w:rPr>
          <w:rFonts w:ascii="Courier New" w:hAnsi="Courier New" w:cs="Courier New"/>
          <w:color w:val="008000"/>
          <w:sz w:val="18"/>
          <w:szCs w:val="18"/>
        </w:rPr>
        <w:t>N</w:t>
      </w:r>
      <w:r w:rsidRPr="009B7FC2">
        <w:rPr>
          <w:rFonts w:ascii="Courier New" w:hAnsi="Courier New" w:cs="Courier New"/>
          <w:color w:val="FF0000"/>
          <w:sz w:val="18"/>
          <w:szCs w:val="18"/>
        </w:rPr>
        <w:t>VVL</w:t>
      </w:r>
      <w:r w:rsidRPr="009B7FC2">
        <w:rPr>
          <w:rFonts w:ascii="Courier New" w:hAnsi="Courier New" w:cs="Courier New"/>
          <w:color w:val="008000"/>
          <w:sz w:val="18"/>
          <w:szCs w:val="18"/>
        </w:rPr>
        <w:t>NGG</w:t>
      </w:r>
      <w:r w:rsidRPr="009B7FC2">
        <w:rPr>
          <w:rFonts w:ascii="Courier New" w:hAnsi="Courier New" w:cs="Courier New"/>
          <w:color w:val="0000FF"/>
          <w:sz w:val="18"/>
          <w:szCs w:val="18"/>
        </w:rPr>
        <w:t>D</w:t>
      </w:r>
      <w:r w:rsidRPr="009B7FC2">
        <w:rPr>
          <w:rFonts w:ascii="Courier New" w:hAnsi="Courier New" w:cs="Courier New"/>
          <w:color w:val="FF0000"/>
          <w:sz w:val="18"/>
          <w:szCs w:val="18"/>
        </w:rPr>
        <w:t>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Y</w:t>
      </w:r>
      <w:r w:rsidRPr="009B7FC2">
        <w:rPr>
          <w:rFonts w:ascii="Courier New" w:hAnsi="Courier New" w:cs="Courier New"/>
          <w:color w:val="FF0000"/>
          <w:sz w:val="18"/>
          <w:szCs w:val="18"/>
        </w:rPr>
        <w:t>VALLP</w:t>
      </w:r>
      <w:r w:rsidRPr="009B7FC2">
        <w:rPr>
          <w:rFonts w:ascii="Courier New" w:hAnsi="Courier New" w:cs="Courier New"/>
          <w:color w:val="008000"/>
          <w:sz w:val="18"/>
          <w:szCs w:val="18"/>
        </w:rPr>
        <w:t>SG</w:t>
      </w:r>
      <w:r w:rsidRPr="009B7FC2">
        <w:rPr>
          <w:rFonts w:ascii="Courier New" w:hAnsi="Courier New" w:cs="Courier New"/>
          <w:color w:val="FF0000"/>
          <w:sz w:val="18"/>
          <w:szCs w:val="18"/>
        </w:rPr>
        <w:t>FAILP</w:t>
      </w:r>
      <w:r w:rsidRPr="009B7FC2">
        <w:rPr>
          <w:rFonts w:ascii="Courier New" w:hAnsi="Courier New" w:cs="Courier New"/>
          <w:color w:val="0000FF"/>
          <w:sz w:val="18"/>
          <w:szCs w:val="18"/>
        </w:rPr>
        <w:t>D</w:t>
      </w:r>
      <w:r w:rsidRPr="009B7FC2">
        <w:rPr>
          <w:rFonts w:ascii="Courier New" w:hAnsi="Courier New" w:cs="Courier New"/>
          <w:color w:val="008000"/>
          <w:sz w:val="18"/>
          <w:szCs w:val="18"/>
        </w:rPr>
        <w:t>G</w:t>
      </w:r>
      <w:r w:rsidRPr="009B7FC2">
        <w:rPr>
          <w:rFonts w:ascii="Courier New" w:hAnsi="Courier New" w:cs="Courier New"/>
          <w:color w:val="FF0000"/>
          <w:sz w:val="18"/>
          <w:szCs w:val="18"/>
        </w:rPr>
        <w:t>PPPA</w:t>
      </w:r>
      <w:r w:rsidRPr="009B7FC2">
        <w:rPr>
          <w:rFonts w:ascii="Courier New" w:hAnsi="Courier New" w:cs="Courier New"/>
          <w:color w:val="808080"/>
          <w:sz w:val="18"/>
          <w:szCs w:val="18"/>
        </w:rPr>
        <w:tab/>
        <w:t>716</w:t>
      </w:r>
    </w:p>
    <w:p w14:paraId="5FF3304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0F900430"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22FD6A9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778</w:t>
      </w:r>
    </w:p>
    <w:p w14:paraId="6EEF3C2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777</w:t>
      </w:r>
    </w:p>
    <w:p w14:paraId="6AE3BCC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777</w:t>
      </w:r>
    </w:p>
    <w:p w14:paraId="3DCEB81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008000"/>
          <w:sz w:val="18"/>
          <w:szCs w:val="18"/>
        </w:rPr>
        <w:t>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776</w:t>
      </w:r>
    </w:p>
    <w:p w14:paraId="3E7976C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54CE155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775</w:t>
      </w:r>
    </w:p>
    <w:p w14:paraId="0114B5A6"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775</w:t>
      </w:r>
    </w:p>
    <w:p w14:paraId="1289400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776</w:t>
      </w:r>
    </w:p>
    <w:p w14:paraId="366A1227"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8000"/>
          <w:sz w:val="18"/>
          <w:szCs w:val="18"/>
        </w:rPr>
        <w:t>G</w:t>
      </w:r>
      <w:r w:rsidRPr="009B7FC2">
        <w:rPr>
          <w:rFonts w:ascii="Courier New" w:hAnsi="Courier New" w:cs="Courier New"/>
          <w:color w:val="FF0000"/>
          <w:sz w:val="18"/>
          <w:szCs w:val="18"/>
        </w:rPr>
        <w:t>AAP</w:t>
      </w:r>
      <w:r w:rsidRPr="009B7FC2">
        <w:rPr>
          <w:rFonts w:ascii="Courier New" w:hAnsi="Courier New" w:cs="Courier New"/>
          <w:color w:val="008000"/>
          <w:sz w:val="18"/>
          <w:szCs w:val="18"/>
        </w:rPr>
        <w:t>SHG</w:t>
      </w:r>
      <w:r w:rsidRPr="009B7FC2">
        <w:rPr>
          <w:rFonts w:ascii="Courier New" w:hAnsi="Courier New" w:cs="Courier New"/>
          <w:color w:val="0000FF"/>
          <w:sz w:val="18"/>
          <w:szCs w:val="18"/>
        </w:rPr>
        <w:t>E</w:t>
      </w:r>
      <w:r w:rsidRPr="009B7FC2">
        <w:rPr>
          <w:rFonts w:ascii="Courier New" w:hAnsi="Courier New" w:cs="Courier New"/>
          <w:color w:val="008000"/>
          <w:sz w:val="18"/>
          <w:szCs w:val="18"/>
        </w:rPr>
        <w:t>G</w:t>
      </w:r>
      <w:r w:rsidRPr="009B7FC2">
        <w:rPr>
          <w:rFonts w:ascii="Courier New" w:hAnsi="Courier New" w:cs="Courier New"/>
          <w:color w:val="FF0000"/>
          <w:sz w:val="18"/>
          <w:szCs w:val="18"/>
        </w:rPr>
        <w:t>L</w:t>
      </w:r>
      <w:r w:rsidRPr="009B7FC2">
        <w:rPr>
          <w:rFonts w:ascii="Courier New" w:hAnsi="Courier New" w:cs="Courier New"/>
          <w:color w:val="0000FF"/>
          <w:sz w:val="18"/>
          <w:szCs w:val="18"/>
        </w:rPr>
        <w:t>D</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GGGGS</w:t>
      </w:r>
      <w:r w:rsidRPr="009B7FC2">
        <w:rPr>
          <w:rFonts w:ascii="Courier New" w:hAnsi="Courier New" w:cs="Courier New"/>
          <w:color w:val="FF0000"/>
          <w:sz w:val="18"/>
          <w:szCs w:val="18"/>
        </w:rPr>
        <w:t>LL</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VAF</w:t>
      </w:r>
      <w:r w:rsidRPr="009B7FC2">
        <w:rPr>
          <w:rFonts w:ascii="Courier New" w:hAnsi="Courier New" w:cs="Courier New"/>
          <w:color w:val="008000"/>
          <w:sz w:val="18"/>
          <w:szCs w:val="18"/>
        </w:rPr>
        <w:t>Q</w:t>
      </w:r>
      <w:r w:rsidRPr="009B7FC2">
        <w:rPr>
          <w:rFonts w:ascii="Courier New" w:hAnsi="Courier New" w:cs="Courier New"/>
          <w:color w:val="FF0000"/>
          <w:sz w:val="18"/>
          <w:szCs w:val="18"/>
        </w:rPr>
        <w:t>ILV</w:t>
      </w:r>
      <w:r w:rsidRPr="009B7FC2">
        <w:rPr>
          <w:rFonts w:ascii="Courier New" w:hAnsi="Courier New" w:cs="Courier New"/>
          <w:color w:val="0000FF"/>
          <w:sz w:val="18"/>
          <w:szCs w:val="18"/>
        </w:rPr>
        <w:t>D</w:t>
      </w:r>
      <w:r w:rsidRPr="009B7FC2">
        <w:rPr>
          <w:rFonts w:ascii="Courier New" w:hAnsi="Courier New" w:cs="Courier New"/>
          <w:color w:val="008000"/>
          <w:sz w:val="18"/>
          <w:szCs w:val="18"/>
        </w:rPr>
        <w:t>S</w:t>
      </w:r>
      <w:r w:rsidRPr="009B7FC2">
        <w:rPr>
          <w:rFonts w:ascii="Courier New" w:hAnsi="Courier New" w:cs="Courier New"/>
          <w:color w:val="FF0000"/>
          <w:sz w:val="18"/>
          <w:szCs w:val="18"/>
        </w:rPr>
        <w:t>VP</w:t>
      </w:r>
      <w:r w:rsidRPr="009B7FC2">
        <w:rPr>
          <w:rFonts w:ascii="Courier New" w:hAnsi="Courier New" w:cs="Courier New"/>
          <w:color w:val="008000"/>
          <w:sz w:val="18"/>
          <w:szCs w:val="18"/>
        </w:rPr>
        <w:t>T</w:t>
      </w:r>
      <w:r w:rsidRPr="009B7FC2">
        <w:rPr>
          <w:rFonts w:ascii="Courier New" w:hAnsi="Courier New" w:cs="Courier New"/>
          <w:color w:val="FF0000"/>
          <w:sz w:val="18"/>
          <w:szCs w:val="18"/>
        </w:rPr>
        <w:t>A</w:t>
      </w:r>
      <w:r w:rsidRPr="009B7FC2">
        <w:rPr>
          <w:rFonts w:ascii="Courier New" w:hAnsi="Courier New" w:cs="Courier New"/>
          <w:color w:val="FF00FF"/>
          <w:sz w:val="18"/>
          <w:szCs w:val="18"/>
        </w:rPr>
        <w:t>K</w:t>
      </w:r>
      <w:r w:rsidRPr="009B7FC2">
        <w:rPr>
          <w:rFonts w:ascii="Courier New" w:hAnsi="Courier New" w:cs="Courier New"/>
          <w:color w:val="FF0000"/>
          <w:sz w:val="18"/>
          <w:szCs w:val="18"/>
        </w:rPr>
        <w:t>L</w:t>
      </w:r>
      <w:r w:rsidRPr="009B7FC2">
        <w:rPr>
          <w:rFonts w:ascii="Courier New" w:hAnsi="Courier New" w:cs="Courier New"/>
          <w:color w:val="008000"/>
          <w:sz w:val="18"/>
          <w:szCs w:val="18"/>
        </w:rPr>
        <w:t>S</w:t>
      </w:r>
      <w:r w:rsidRPr="009B7FC2">
        <w:rPr>
          <w:rFonts w:ascii="Courier New" w:hAnsi="Courier New" w:cs="Courier New"/>
          <w:color w:val="FF0000"/>
          <w:sz w:val="18"/>
          <w:szCs w:val="18"/>
        </w:rPr>
        <w:t>L</w:t>
      </w:r>
      <w:r w:rsidRPr="009B7FC2">
        <w:rPr>
          <w:rFonts w:ascii="Courier New" w:hAnsi="Courier New" w:cs="Courier New"/>
          <w:color w:val="008000"/>
          <w:sz w:val="18"/>
          <w:szCs w:val="18"/>
        </w:rPr>
        <w:t>GS</w:t>
      </w:r>
      <w:r w:rsidRPr="009B7FC2">
        <w:rPr>
          <w:rFonts w:ascii="Courier New" w:hAnsi="Courier New" w:cs="Courier New"/>
          <w:color w:val="FF0000"/>
          <w:sz w:val="18"/>
          <w:szCs w:val="18"/>
        </w:rPr>
        <w:t>VA</w:t>
      </w:r>
      <w:r w:rsidRPr="009B7FC2">
        <w:rPr>
          <w:rFonts w:ascii="Courier New" w:hAnsi="Courier New" w:cs="Courier New"/>
          <w:color w:val="008000"/>
          <w:sz w:val="18"/>
          <w:szCs w:val="18"/>
        </w:rPr>
        <w:t>T</w:t>
      </w:r>
      <w:r w:rsidRPr="009B7FC2">
        <w:rPr>
          <w:rFonts w:ascii="Courier New" w:hAnsi="Courier New" w:cs="Courier New"/>
          <w:color w:val="FF0000"/>
          <w:sz w:val="18"/>
          <w:szCs w:val="18"/>
        </w:rPr>
        <w:t>V</w:t>
      </w:r>
      <w:r w:rsidRPr="009B7FC2">
        <w:rPr>
          <w:rFonts w:ascii="Courier New" w:hAnsi="Courier New" w:cs="Courier New"/>
          <w:color w:val="008000"/>
          <w:sz w:val="18"/>
          <w:szCs w:val="18"/>
        </w:rPr>
        <w:t>NS</w:t>
      </w:r>
      <w:r w:rsidRPr="009B7FC2">
        <w:rPr>
          <w:rFonts w:ascii="Courier New" w:hAnsi="Courier New" w:cs="Courier New"/>
          <w:color w:val="FF0000"/>
          <w:sz w:val="18"/>
          <w:szCs w:val="18"/>
        </w:rPr>
        <w:t>LIA</w:t>
      </w:r>
      <w:r w:rsidRPr="009B7FC2">
        <w:rPr>
          <w:rFonts w:ascii="Courier New" w:hAnsi="Courier New" w:cs="Courier New"/>
          <w:color w:val="008000"/>
          <w:sz w:val="18"/>
          <w:szCs w:val="18"/>
        </w:rPr>
        <w:t>CT</w:t>
      </w:r>
      <w:r w:rsidRPr="009B7FC2">
        <w:rPr>
          <w:rFonts w:ascii="Courier New" w:hAnsi="Courier New" w:cs="Courier New"/>
          <w:color w:val="FF0000"/>
          <w:sz w:val="18"/>
          <w:szCs w:val="18"/>
        </w:rPr>
        <w:t>V</w:t>
      </w:r>
      <w:r w:rsidRPr="009B7FC2">
        <w:rPr>
          <w:rFonts w:ascii="Courier New" w:hAnsi="Courier New" w:cs="Courier New"/>
          <w:color w:val="0000FF"/>
          <w:sz w:val="18"/>
          <w:szCs w:val="18"/>
        </w:rPr>
        <w:t>E</w:t>
      </w:r>
      <w:r w:rsidRPr="009B7FC2">
        <w:rPr>
          <w:rFonts w:ascii="Courier New" w:hAnsi="Courier New" w:cs="Courier New"/>
          <w:color w:val="FF00FF"/>
          <w:sz w:val="18"/>
          <w:szCs w:val="18"/>
        </w:rPr>
        <w:t>R</w:t>
      </w:r>
      <w:r w:rsidRPr="009B7FC2">
        <w:rPr>
          <w:rFonts w:ascii="Courier New" w:hAnsi="Courier New" w:cs="Courier New"/>
          <w:color w:val="FF0000"/>
          <w:sz w:val="18"/>
          <w:szCs w:val="18"/>
        </w:rPr>
        <w:t>I</w:t>
      </w:r>
      <w:r w:rsidRPr="009B7FC2">
        <w:rPr>
          <w:rFonts w:ascii="Courier New" w:hAnsi="Courier New" w:cs="Courier New"/>
          <w:color w:val="FF00FF"/>
          <w:sz w:val="18"/>
          <w:szCs w:val="18"/>
        </w:rPr>
        <w:t>K</w:t>
      </w:r>
      <w:r w:rsidRPr="009B7FC2">
        <w:rPr>
          <w:rFonts w:ascii="Courier New" w:hAnsi="Courier New" w:cs="Courier New"/>
          <w:color w:val="FF0000"/>
          <w:sz w:val="18"/>
          <w:szCs w:val="18"/>
        </w:rPr>
        <w:t>AAV</w:t>
      </w:r>
      <w:r w:rsidRPr="009B7FC2">
        <w:rPr>
          <w:rFonts w:ascii="Courier New" w:hAnsi="Courier New" w:cs="Courier New"/>
          <w:color w:val="008000"/>
          <w:sz w:val="18"/>
          <w:szCs w:val="18"/>
        </w:rPr>
        <w:t>C</w:t>
      </w:r>
      <w:r w:rsidRPr="009B7FC2">
        <w:rPr>
          <w:rFonts w:ascii="Courier New" w:hAnsi="Courier New" w:cs="Courier New"/>
          <w:color w:val="FF0000"/>
          <w:sz w:val="18"/>
          <w:szCs w:val="18"/>
        </w:rPr>
        <w:t>A</w:t>
      </w:r>
      <w:r w:rsidRPr="009B7FC2">
        <w:rPr>
          <w:rFonts w:ascii="Courier New" w:hAnsi="Courier New" w:cs="Courier New"/>
          <w:color w:val="808080"/>
          <w:sz w:val="18"/>
          <w:szCs w:val="18"/>
        </w:rPr>
        <w:tab/>
        <w:t>776</w:t>
      </w:r>
    </w:p>
    <w:p w14:paraId="1E473DB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                                                                        </w:t>
      </w:r>
    </w:p>
    <w:p w14:paraId="2E16977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p>
    <w:p w14:paraId="33BD030D"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PHG83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784</w:t>
      </w:r>
    </w:p>
    <w:p w14:paraId="752ACF4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FC1890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783</w:t>
      </w:r>
    </w:p>
    <w:p w14:paraId="065DE009"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B73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783</w:t>
      </w:r>
    </w:p>
    <w:p w14:paraId="5A6870A4"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Lo1290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782</w:t>
      </w:r>
    </w:p>
    <w:p w14:paraId="73B62655"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B106        </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413</w:t>
      </w:r>
    </w:p>
    <w:p w14:paraId="2DE97428"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B107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781</w:t>
      </w:r>
    </w:p>
    <w:p w14:paraId="7019DDF2"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F888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781</w:t>
      </w:r>
    </w:p>
    <w:p w14:paraId="2B648EB1"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Lo1056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782</w:t>
      </w:r>
    </w:p>
    <w:p w14:paraId="4BC2E6DB" w14:textId="77777777" w:rsidR="00C460F7" w:rsidRPr="009B7FC2" w:rsidRDefault="00C460F7" w:rsidP="008A0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22222"/>
          <w:sz w:val="18"/>
          <w:szCs w:val="18"/>
        </w:rPr>
      </w:pPr>
      <w:r w:rsidRPr="009B7FC2">
        <w:rPr>
          <w:rFonts w:ascii="Courier New" w:hAnsi="Courier New" w:cs="Courier New"/>
          <w:color w:val="222222"/>
          <w:sz w:val="18"/>
          <w:szCs w:val="18"/>
        </w:rPr>
        <w:t xml:space="preserve">Lo1270      </w:t>
      </w:r>
      <w:r w:rsidRPr="009B7FC2">
        <w:rPr>
          <w:rFonts w:ascii="Courier New" w:hAnsi="Courier New" w:cs="Courier New"/>
          <w:color w:val="0000FF"/>
          <w:sz w:val="18"/>
          <w:szCs w:val="18"/>
        </w:rPr>
        <w:t>E</w:t>
      </w:r>
      <w:r w:rsidRPr="009B7FC2">
        <w:rPr>
          <w:rFonts w:ascii="Courier New" w:hAnsi="Courier New" w:cs="Courier New"/>
          <w:color w:val="FF0000"/>
          <w:sz w:val="18"/>
          <w:szCs w:val="18"/>
        </w:rPr>
        <w:t>A</w:t>
      </w:r>
      <w:r w:rsidRPr="009B7FC2">
        <w:rPr>
          <w:rFonts w:ascii="Courier New" w:hAnsi="Courier New" w:cs="Courier New"/>
          <w:color w:val="008000"/>
          <w:sz w:val="18"/>
          <w:szCs w:val="18"/>
        </w:rPr>
        <w:t>GN</w:t>
      </w:r>
      <w:r w:rsidRPr="009B7FC2">
        <w:rPr>
          <w:rFonts w:ascii="Courier New" w:hAnsi="Courier New" w:cs="Courier New"/>
          <w:color w:val="FF0000"/>
          <w:sz w:val="18"/>
          <w:szCs w:val="18"/>
        </w:rPr>
        <w:t>P</w:t>
      </w:r>
      <w:r w:rsidRPr="009B7FC2">
        <w:rPr>
          <w:rFonts w:ascii="Courier New" w:hAnsi="Courier New" w:cs="Courier New"/>
          <w:color w:val="008000"/>
          <w:sz w:val="18"/>
          <w:szCs w:val="18"/>
        </w:rPr>
        <w:t>Q</w:t>
      </w:r>
      <w:r w:rsidRPr="009B7FC2">
        <w:rPr>
          <w:rFonts w:ascii="Courier New" w:hAnsi="Courier New" w:cs="Courier New"/>
          <w:color w:val="808080"/>
          <w:sz w:val="18"/>
          <w:szCs w:val="18"/>
        </w:rPr>
        <w:t>*</w:t>
      </w:r>
      <w:r w:rsidRPr="009B7FC2">
        <w:rPr>
          <w:rFonts w:ascii="Courier New" w:hAnsi="Courier New" w:cs="Courier New"/>
          <w:color w:val="808080"/>
          <w:sz w:val="18"/>
          <w:szCs w:val="18"/>
        </w:rPr>
        <w:tab/>
        <w:t>782</w:t>
      </w:r>
    </w:p>
    <w:p w14:paraId="2CE790C1" w14:textId="77777777" w:rsidR="00C167C7" w:rsidRPr="00744C92" w:rsidRDefault="00C167C7" w:rsidP="008A0682"/>
    <w:sectPr w:rsidR="00C167C7" w:rsidRPr="00744C92" w:rsidSect="00744C92">
      <w:footerReference w:type="even" r:id="rId81"/>
      <w:footerReference w:type="default" r:id="rId82"/>
      <w:pgSz w:w="11907" w:h="16838"/>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Lin, Yan Cheng" w:date="2022-04-07T16:17:00Z" w:initials="LYC">
    <w:p w14:paraId="192CE124" w14:textId="04EC8E45" w:rsidR="00BD422C" w:rsidRDefault="00BD422C">
      <w:pPr>
        <w:pStyle w:val="CommentText"/>
      </w:pPr>
      <w:r>
        <w:rPr>
          <w:rStyle w:val="CommentReference"/>
        </w:rPr>
        <w:annotationRef/>
      </w:r>
      <w:r>
        <w:t>Please reformatting it like table 3, including the font and format,</w:t>
      </w:r>
    </w:p>
  </w:comment>
  <w:comment w:id="323" w:author="Lin, Yan Cheng" w:date="2022-04-07T16:24:00Z" w:initials="LYC">
    <w:p w14:paraId="102F00F1" w14:textId="437672D5" w:rsidR="00BD422C" w:rsidRDefault="00BD422C">
      <w:pPr>
        <w:pStyle w:val="CommentText"/>
      </w:pPr>
      <w:r>
        <w:rPr>
          <w:rStyle w:val="CommentReference"/>
        </w:rPr>
        <w:annotationRef/>
      </w:r>
      <w:r>
        <w:t>Please explain for the rows like N50 NA50 and Number of N</w:t>
      </w:r>
    </w:p>
  </w:comment>
  <w:comment w:id="349" w:author="Lin, Yan Cheng" w:date="2022-04-07T16:33:00Z" w:initials="LYC">
    <w:p w14:paraId="48E080F0" w14:textId="0357B81A" w:rsidR="00BD422C" w:rsidRDefault="00BD422C">
      <w:pPr>
        <w:pStyle w:val="CommentText"/>
      </w:pPr>
      <w:r>
        <w:rPr>
          <w:rStyle w:val="CommentReference"/>
        </w:rPr>
        <w:annotationRef/>
      </w:r>
      <w:r>
        <w:t>Make the words larger</w:t>
      </w:r>
    </w:p>
  </w:comment>
  <w:comment w:id="403" w:author="Lin, Yan Cheng" w:date="2022-04-04T13:56:00Z" w:initials="LYC">
    <w:p w14:paraId="6848E848" w14:textId="370F6D3D" w:rsidR="00BD422C" w:rsidRDefault="00BD422C">
      <w:pPr>
        <w:pStyle w:val="CommentText"/>
      </w:pPr>
      <w:r>
        <w:rPr>
          <w:rStyle w:val="CommentReference"/>
        </w:rPr>
        <w:annotationRef/>
      </w:r>
      <w:r>
        <w:t>I think it’s better to merge the summary table and detail in formation into one part.</w:t>
      </w:r>
    </w:p>
  </w:comment>
  <w:comment w:id="423" w:author="Lin, Yan Cheng" w:date="2022-04-04T14:42:00Z" w:initials="LYC">
    <w:p w14:paraId="332B90E8" w14:textId="13A57003" w:rsidR="00BD422C" w:rsidRDefault="00BD422C">
      <w:pPr>
        <w:pStyle w:val="CommentText"/>
      </w:pPr>
      <w:r>
        <w:rPr>
          <w:rStyle w:val="CommentReference"/>
        </w:rPr>
        <w:annotationRef/>
      </w:r>
      <w:r>
        <w:t>Use “similar” rather than “homology” when comparing the sequence between two genotypes.</w:t>
      </w:r>
    </w:p>
  </w:comment>
  <w:comment w:id="428" w:author="Lin, Yan Cheng" w:date="2022-04-04T16:41:00Z" w:initials="LYC">
    <w:p w14:paraId="2E07570F" w14:textId="657914ED" w:rsidR="00BD422C" w:rsidRDefault="00BD422C">
      <w:pPr>
        <w:pStyle w:val="CommentText"/>
      </w:pPr>
      <w:r>
        <w:rPr>
          <w:rStyle w:val="CommentReference"/>
        </w:rPr>
        <w:annotationRef/>
      </w:r>
      <w:r>
        <w:t>If truncated is in the beginning use 5’ truncate, if it is in the end use 3’ truncate</w:t>
      </w:r>
    </w:p>
  </w:comment>
  <w:comment w:id="452" w:author="Lin, Yan Cheng" w:date="2022-04-07T17:54:00Z" w:initials="LYC">
    <w:p w14:paraId="75357E9E" w14:textId="261127AF" w:rsidR="00436E31" w:rsidRDefault="00436E31">
      <w:pPr>
        <w:pStyle w:val="CommentText"/>
      </w:pPr>
      <w:r>
        <w:rPr>
          <w:rStyle w:val="CommentReference"/>
        </w:rPr>
        <w:annotationRef/>
      </w:r>
      <w:r>
        <w:t>3.4. and 3.5. should be the same section</w:t>
      </w:r>
    </w:p>
  </w:comment>
  <w:comment w:id="456" w:author="Lin, Yan Cheng" w:date="2022-04-04T17:03:00Z" w:initials="LYC">
    <w:p w14:paraId="0F979E15" w14:textId="4BA043C2" w:rsidR="00BD422C" w:rsidRDefault="00BD422C">
      <w:pPr>
        <w:pStyle w:val="CommentText"/>
      </w:pPr>
      <w:r>
        <w:rPr>
          <w:rStyle w:val="CommentReference"/>
        </w:rPr>
        <w:annotationRef/>
      </w:r>
      <w:r>
        <w:t>It is not necessary to show this table</w:t>
      </w:r>
    </w:p>
  </w:comment>
  <w:comment w:id="462" w:author="Lin, Yan Cheng" w:date="2022-04-04T14:03:00Z" w:initials="LYC">
    <w:p w14:paraId="3264665F" w14:textId="38F91123" w:rsidR="00BD422C" w:rsidRDefault="00BD422C">
      <w:pPr>
        <w:pStyle w:val="CommentText"/>
      </w:pPr>
      <w:r>
        <w:rPr>
          <w:rStyle w:val="CommentReference"/>
        </w:rPr>
        <w:annotationRef/>
      </w:r>
      <w:r>
        <w:t>I move it to the last part</w:t>
      </w:r>
    </w:p>
  </w:comment>
  <w:comment w:id="467" w:author="Lin, Yan Cheng" w:date="2022-04-07T18:00:00Z" w:initials="LYC">
    <w:p w14:paraId="7F5BE8E0" w14:textId="7CC5201D" w:rsidR="0098506A" w:rsidRDefault="0098506A">
      <w:pPr>
        <w:pStyle w:val="CommentText"/>
      </w:pPr>
      <w:r>
        <w:rPr>
          <w:rStyle w:val="CommentReference"/>
        </w:rPr>
        <w:annotationRef/>
      </w:r>
      <w:r>
        <w:t>It’s hard to understand the main point, what is it connect with multiple alignment</w:t>
      </w:r>
    </w:p>
    <w:p w14:paraId="1B2B1037" w14:textId="48DDC859" w:rsidR="0098506A" w:rsidRDefault="0098506A">
      <w:pPr>
        <w:pStyle w:val="CommentText"/>
      </w:pPr>
      <w:r>
        <w:t>Could you rewrite it or remove it.</w:t>
      </w:r>
    </w:p>
  </w:comment>
  <w:comment w:id="470" w:author="Lin, Yan Cheng" w:date="2022-04-07T18:05:00Z" w:initials="LYC">
    <w:p w14:paraId="5259AD1C" w14:textId="77777777" w:rsidR="00BD23B9" w:rsidRDefault="00BD23B9">
      <w:pPr>
        <w:pStyle w:val="CommentText"/>
      </w:pPr>
      <w:r>
        <w:rPr>
          <w:rStyle w:val="CommentReference"/>
        </w:rPr>
        <w:annotationRef/>
      </w:r>
      <w:r>
        <w:t>Please Add</w:t>
      </w:r>
    </w:p>
    <w:p w14:paraId="06910D7B" w14:textId="77777777" w:rsidR="00BD23B9" w:rsidRDefault="00BD23B9" w:rsidP="00BD23B9">
      <w:pPr>
        <w:pStyle w:val="CommentText"/>
        <w:numPr>
          <w:ilvl w:val="0"/>
          <w:numId w:val="21"/>
        </w:numPr>
      </w:pPr>
      <w:r>
        <w:t xml:space="preserve"> A table for summary that how many isoform of transcript and if there is new gene generated.</w:t>
      </w:r>
    </w:p>
    <w:p w14:paraId="31D40667" w14:textId="35C717C3" w:rsidR="00BD23B9" w:rsidRDefault="00BD23B9" w:rsidP="00BD23B9">
      <w:pPr>
        <w:pStyle w:val="CommentText"/>
        <w:numPr>
          <w:ilvl w:val="0"/>
          <w:numId w:val="21"/>
        </w:numPr>
      </w:pPr>
      <w:r>
        <w:t>Show a normal one, one gene loci with several isoform transcript</w:t>
      </w:r>
    </w:p>
  </w:comment>
  <w:comment w:id="478" w:author="Lin, Yan Cheng" w:date="2022-04-07T18:07:00Z" w:initials="LYC">
    <w:p w14:paraId="5383319F" w14:textId="6395C493" w:rsidR="000C46B6" w:rsidRDefault="000C46B6">
      <w:pPr>
        <w:pStyle w:val="CommentText"/>
      </w:pPr>
      <w:r>
        <w:rPr>
          <w:rStyle w:val="CommentReference"/>
        </w:rPr>
        <w:annotationRef/>
      </w:r>
      <w:r>
        <w:t>This is not protein iso-form, it is two different genes. A region annotated two genes, it’s different from one gene several transcript iso-form</w:t>
      </w:r>
    </w:p>
  </w:comment>
  <w:comment w:id="500" w:author="Lin, Yan Cheng" w:date="2022-04-07T16:41:00Z" w:initials="LYC">
    <w:p w14:paraId="433D2627" w14:textId="73B5FDD1" w:rsidR="00BD422C" w:rsidRDefault="00BD422C">
      <w:pPr>
        <w:pStyle w:val="CommentText"/>
      </w:pPr>
      <w:r>
        <w:rPr>
          <w:rStyle w:val="CommentReference"/>
        </w:rPr>
        <w:annotationRef/>
      </w:r>
      <w:r>
        <w:t>Is it from Science, can you check a little bit to your citation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2CE124" w15:done="0"/>
  <w15:commentEx w15:paraId="102F00F1" w15:done="0"/>
  <w15:commentEx w15:paraId="48E080F0" w15:done="0"/>
  <w15:commentEx w15:paraId="6848E848" w15:done="0"/>
  <w15:commentEx w15:paraId="332B90E8" w15:done="0"/>
  <w15:commentEx w15:paraId="2E07570F" w15:done="0"/>
  <w15:commentEx w15:paraId="75357E9E" w15:done="0"/>
  <w15:commentEx w15:paraId="0F979E15" w15:done="0"/>
  <w15:commentEx w15:paraId="3264665F" w15:done="0"/>
  <w15:commentEx w15:paraId="1B2B1037" w15:done="0"/>
  <w15:commentEx w15:paraId="31D40667" w15:done="0"/>
  <w15:commentEx w15:paraId="5383319F" w15:done="0"/>
  <w15:commentEx w15:paraId="433D26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98CFC" w16cex:dateUtc="2022-04-07T14:17:00Z"/>
  <w16cex:commentExtensible w16cex:durableId="25F98EDB" w16cex:dateUtc="2022-04-07T14:24:00Z"/>
  <w16cex:commentExtensible w16cex:durableId="25F990DD" w16cex:dateUtc="2022-04-07T14:33:00Z"/>
  <w16cex:commentExtensible w16cex:durableId="25F57772" w16cex:dateUtc="2022-04-04T11:56:00Z"/>
  <w16cex:commentExtensible w16cex:durableId="25F58241" w16cex:dateUtc="2022-04-04T12:42:00Z"/>
  <w16cex:commentExtensible w16cex:durableId="25F59E36" w16cex:dateUtc="2022-04-04T14:41:00Z"/>
  <w16cex:commentExtensible w16cex:durableId="25F9A3E0" w16cex:dateUtc="2022-04-07T15:54:00Z"/>
  <w16cex:commentExtensible w16cex:durableId="25FA7E7D" w16cex:dateUtc="2022-04-04T15:03:00Z"/>
  <w16cex:commentExtensible w16cex:durableId="25F5794E" w16cex:dateUtc="2022-04-04T12:03:00Z"/>
  <w16cex:commentExtensible w16cex:durableId="25F9A541" w16cex:dateUtc="2022-04-07T16:00:00Z"/>
  <w16cex:commentExtensible w16cex:durableId="25F9A64C" w16cex:dateUtc="2022-04-07T16:05:00Z"/>
  <w16cex:commentExtensible w16cex:durableId="25F9A6F7" w16cex:dateUtc="2022-04-07T16:07:00Z"/>
  <w16cex:commentExtensible w16cex:durableId="25F992B9" w16cex:dateUtc="2022-04-07T1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2CE124" w16cid:durableId="25F98CFC"/>
  <w16cid:commentId w16cid:paraId="102F00F1" w16cid:durableId="25F98EDB"/>
  <w16cid:commentId w16cid:paraId="48E080F0" w16cid:durableId="25F990DD"/>
  <w16cid:commentId w16cid:paraId="6848E848" w16cid:durableId="25F57772"/>
  <w16cid:commentId w16cid:paraId="332B90E8" w16cid:durableId="25F58241"/>
  <w16cid:commentId w16cid:paraId="2E07570F" w16cid:durableId="25F59E36"/>
  <w16cid:commentId w16cid:paraId="75357E9E" w16cid:durableId="25F9A3E0"/>
  <w16cid:commentId w16cid:paraId="0F979E15" w16cid:durableId="25FA7E7D"/>
  <w16cid:commentId w16cid:paraId="3264665F" w16cid:durableId="25F5794E"/>
  <w16cid:commentId w16cid:paraId="1B2B1037" w16cid:durableId="25F9A541"/>
  <w16cid:commentId w16cid:paraId="31D40667" w16cid:durableId="25F9A64C"/>
  <w16cid:commentId w16cid:paraId="5383319F" w16cid:durableId="25F9A6F7"/>
  <w16cid:commentId w16cid:paraId="433D2627" w16cid:durableId="25F992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0BA8B" w14:textId="77777777" w:rsidR="00D31FA3" w:rsidRDefault="00D31FA3" w:rsidP="00841A96">
      <w:r>
        <w:separator/>
      </w:r>
    </w:p>
  </w:endnote>
  <w:endnote w:type="continuationSeparator" w:id="0">
    <w:p w14:paraId="6A9A077A" w14:textId="77777777" w:rsidR="00D31FA3" w:rsidRDefault="00D31FA3" w:rsidP="00841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9799042"/>
      <w:docPartObj>
        <w:docPartGallery w:val="Page Numbers (Bottom of Page)"/>
        <w:docPartUnique/>
      </w:docPartObj>
    </w:sdtPr>
    <w:sdtEndPr>
      <w:rPr>
        <w:rStyle w:val="PageNumber"/>
      </w:rPr>
    </w:sdtEndPr>
    <w:sdtContent>
      <w:p w14:paraId="03EF8C65" w14:textId="4AC4B7B4"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2782D145" w14:textId="177AA528" w:rsidR="00BD422C" w:rsidRDefault="00BD422C" w:rsidP="0055034E">
    <w:pPr>
      <w:pStyle w:val="Footer"/>
      <w:ind w:right="360" w:firstLine="360"/>
      <w:jc w:val="right"/>
    </w:pPr>
    <w:r w:rsidRPr="00B76A6D">
      <w:rPr>
        <w:b/>
        <w:bCs/>
      </w:rPr>
      <w:fldChar w:fldCharType="begin"/>
    </w:r>
    <w:r w:rsidRPr="00B76A6D">
      <w:rPr>
        <w:b/>
        <w:bCs/>
      </w:rPr>
      <w:instrText xml:space="preserve"> STYLEREF  Titel  \* MERGEFORMAT </w:instrText>
    </w:r>
    <w:r w:rsidRPr="00B76A6D">
      <w:rPr>
        <w:b/>
        <w:bCs/>
      </w:rPr>
      <w:fldChar w:fldCharType="separate"/>
    </w:r>
    <w:r w:rsidR="007B4619">
      <w:rPr>
        <w:noProof/>
      </w:rPr>
      <w:t>Error! Use the Home tab to apply Titel to the text that you want to appear here.</w:t>
    </w:r>
    <w:r w:rsidRPr="00B76A6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02843" w14:textId="77777777" w:rsidR="00BD422C" w:rsidRDefault="00BD422C">
    <w:pPr>
      <w:pStyle w:val="Footer"/>
    </w:pPr>
    <w:r w:rsidRPr="003C6C38">
      <w:rPr>
        <w:rStyle w:val="Strong"/>
      </w:rPr>
      <w:t>Thema der Arbeit (optional)</w:t>
    </w:r>
    <w:r>
      <w:tab/>
    </w:r>
    <w:r>
      <w:fldChar w:fldCharType="begin"/>
    </w:r>
    <w:r>
      <w:instrText xml:space="preserve"> PAGE  \* ROMAN  \* MERGEFORMAT </w:instrText>
    </w:r>
    <w:r>
      <w:fldChar w:fldCharType="separate"/>
    </w:r>
    <w:r>
      <w:rPr>
        <w:noProof/>
      </w:rPr>
      <w:t>IX</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65734869"/>
      <w:docPartObj>
        <w:docPartGallery w:val="Page Numbers (Bottom of Page)"/>
        <w:docPartUnique/>
      </w:docPartObj>
    </w:sdtPr>
    <w:sdtEndPr>
      <w:rPr>
        <w:rStyle w:val="PageNumber"/>
      </w:rPr>
    </w:sdtEndPr>
    <w:sdtContent>
      <w:p w14:paraId="2D52BE2F" w14:textId="026A3CC0"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6B8B7D48" w14:textId="51F3FCB2" w:rsidR="00BD422C" w:rsidRDefault="00BD422C" w:rsidP="0055034E">
    <w:pPr>
      <w:pStyle w:val="Footer"/>
      <w:ind w:right="360" w:firstLine="360"/>
    </w:pPr>
    <w:r>
      <w:rPr>
        <w:rStyle w:val="Strong"/>
      </w:rPr>
      <w:fldChar w:fldCharType="begin"/>
    </w:r>
    <w:r>
      <w:rPr>
        <w:rStyle w:val="Strong"/>
      </w:rPr>
      <w:instrText xml:space="preserve"> STYLEREF  Title  \* MERGEFORMAT </w:instrText>
    </w:r>
    <w:r>
      <w:rPr>
        <w:rStyle w:val="Strong"/>
      </w:rPr>
      <w:fldChar w:fldCharType="separate"/>
    </w:r>
    <w:r w:rsidR="00F958AB" w:rsidRPr="00F958AB">
      <w:rPr>
        <w:rStyle w:val="Strong"/>
        <w:b w:val="0"/>
        <w:bCs w:val="0"/>
        <w:noProof/>
      </w:rPr>
      <w:t>Annotating and Sequence</w:t>
    </w:r>
    <w:r w:rsidR="00F958AB">
      <w:rPr>
        <w:rStyle w:val="Strong"/>
        <w:noProof/>
      </w:rPr>
      <w:t xml:space="preserve"> Comparison of Drought-related Genes in the 8 Dent MAGIC Founders</w:t>
    </w:r>
    <w:r>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01633026"/>
      <w:docPartObj>
        <w:docPartGallery w:val="Page Numbers (Bottom of Page)"/>
        <w:docPartUnique/>
      </w:docPartObj>
    </w:sdtPr>
    <w:sdtEndPr>
      <w:rPr>
        <w:rStyle w:val="PageNumber"/>
      </w:rPr>
    </w:sdtEndPr>
    <w:sdtContent>
      <w:p w14:paraId="3531FD70" w14:textId="138D0DB6"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710BE9F" w14:textId="587118AA" w:rsidR="00BD422C" w:rsidRDefault="00BD422C" w:rsidP="0055034E">
    <w:pPr>
      <w:pStyle w:val="Footer"/>
      <w:ind w:right="360" w:firstLine="360"/>
    </w:pPr>
    <w:r>
      <w:tab/>
    </w:r>
    <w:r>
      <w:rPr>
        <w:rStyle w:val="Strong"/>
      </w:rPr>
      <w:fldChar w:fldCharType="begin"/>
    </w:r>
    <w:r>
      <w:rPr>
        <w:rStyle w:val="Strong"/>
      </w:rPr>
      <w:instrText xml:space="preserve"> STYLEREF  Title  \* MERGEFORMAT </w:instrText>
    </w:r>
    <w:r>
      <w:rPr>
        <w:rStyle w:val="Strong"/>
      </w:rPr>
      <w:fldChar w:fldCharType="separate"/>
    </w:r>
    <w:r w:rsidR="007B4619">
      <w:rPr>
        <w:rStyle w:val="Strong"/>
        <w:noProof/>
      </w:rPr>
      <w:t>Annotating and Sequence Comparison of Drought-related Genes in the 8 Dent MAGIC Founders</w:t>
    </w:r>
    <w:r>
      <w:rPr>
        <w:rStyle w:val="Strong"/>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5868436"/>
      <w:docPartObj>
        <w:docPartGallery w:val="Page Numbers (Bottom of Page)"/>
        <w:docPartUnique/>
      </w:docPartObj>
    </w:sdtPr>
    <w:sdtEndPr>
      <w:rPr>
        <w:rStyle w:val="PageNumber"/>
      </w:rPr>
    </w:sdtEndPr>
    <w:sdtContent>
      <w:p w14:paraId="50E33145" w14:textId="05A607C9" w:rsidR="00BD422C" w:rsidRDefault="00BD422C" w:rsidP="0055034E">
        <w:pPr>
          <w:pStyle w:val="Footer"/>
          <w:framePr w:wrap="none" w:vAnchor="text" w:hAnchor="margin" w:xAlign="right" w:y="1"/>
          <w:rPr>
            <w:rStyle w:val="PageNumber"/>
            <w:sz w:val="24"/>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6D99AE" w14:textId="1AB9B7AD" w:rsidR="00BD422C" w:rsidRDefault="00BD422C" w:rsidP="0055034E">
    <w:pPr>
      <w:pStyle w:val="Footer"/>
      <w:ind w:right="360" w:firstLine="360"/>
    </w:pPr>
    <w:r>
      <w:rPr>
        <w:rStyle w:val="Strong"/>
      </w:rPr>
      <w:fldChar w:fldCharType="begin"/>
    </w:r>
    <w:r>
      <w:rPr>
        <w:rStyle w:val="Strong"/>
      </w:rPr>
      <w:instrText xml:space="preserve"> STYLEREF  Title  \* MERGEFORMAT </w:instrText>
    </w:r>
    <w:r>
      <w:rPr>
        <w:rStyle w:val="Strong"/>
      </w:rPr>
      <w:fldChar w:fldCharType="separate"/>
    </w:r>
    <w:r w:rsidR="004A4D8A">
      <w:rPr>
        <w:rStyle w:val="Strong"/>
        <w:noProof/>
      </w:rPr>
      <w:t>Annotating and Sequence Comparison of Drought-related Genes in the 8 Dent MAGIC Founders</w:t>
    </w:r>
    <w:r>
      <w:rPr>
        <w:rStyle w:val="Strong"/>
      </w:rPr>
      <w:fldChar w:fldCharType="end"/>
    </w:r>
    <w:r>
      <w:rPr>
        <w:rStyle w:val="Strong"/>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FA6AC" w14:textId="77777777" w:rsidR="00D31FA3" w:rsidRPr="003C6C38" w:rsidRDefault="00D31FA3" w:rsidP="003C6C38">
      <w:pPr>
        <w:spacing w:after="120"/>
      </w:pPr>
      <w:r w:rsidRPr="003C6C38">
        <w:separator/>
      </w:r>
    </w:p>
  </w:footnote>
  <w:footnote w:type="continuationSeparator" w:id="0">
    <w:p w14:paraId="0382D0D4" w14:textId="77777777" w:rsidR="00D31FA3" w:rsidRDefault="00D31FA3" w:rsidP="00841A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B829B" w14:textId="77777777" w:rsidR="00BD422C" w:rsidRPr="00CE5927" w:rsidRDefault="00BD422C" w:rsidP="00CE5927">
    <w:pPr>
      <w:pStyle w:val="KopfzeileohneFakultt"/>
    </w:pPr>
    <w:r w:rsidRPr="00CE5927">
      <w:drawing>
        <wp:anchor distT="0" distB="0" distL="114300" distR="114300" simplePos="0" relativeHeight="251657728" behindDoc="0" locked="1" layoutInCell="1" allowOverlap="1" wp14:anchorId="72BC6895" wp14:editId="41051B22">
          <wp:simplePos x="0" y="0"/>
          <wp:positionH relativeFrom="margin">
            <wp:align>right</wp:align>
          </wp:positionH>
          <wp:positionV relativeFrom="page">
            <wp:posOffset>713105</wp:posOffset>
          </wp:positionV>
          <wp:extent cx="680400" cy="363600"/>
          <wp:effectExtent l="0" t="0" r="0" b="0"/>
          <wp:wrapNone/>
          <wp:docPr id="1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r w:rsidRPr="00CE5927">
      <w:t>Technische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D353C8E"/>
    <w:multiLevelType w:val="hybridMultilevel"/>
    <w:tmpl w:val="992CAB7C"/>
    <w:lvl w:ilvl="0" w:tplc="EDB24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B5629"/>
    <w:multiLevelType w:val="hybridMultilevel"/>
    <w:tmpl w:val="11509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9"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560443"/>
    <w:multiLevelType w:val="multilevel"/>
    <w:tmpl w:val="74AEAC22"/>
    <w:lvl w:ilvl="0">
      <w:start w:val="1"/>
      <w:numFmt w:val="upperRoman"/>
      <w:pStyle w:val="ListNumber"/>
      <w:lvlText w:val="%1."/>
      <w:lvlJc w:val="right"/>
      <w:pPr>
        <w:ind w:left="360" w:hanging="360"/>
      </w:pPr>
      <w:rPr>
        <w:rFonts w:ascii="Times New Roman" w:hAnsi="Times New Roman" w:cs="Times New Roman"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2"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16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09552DE"/>
    <w:multiLevelType w:val="multilevel"/>
    <w:tmpl w:val="1B96919E"/>
    <w:lvl w:ilvl="0">
      <w:start w:val="1"/>
      <w:numFmt w:val="decimal"/>
      <w:pStyle w:val="Kapitelalternativ1"/>
      <w:lvlText w:val="%1."/>
      <w:lvlJc w:val="left"/>
      <w:pPr>
        <w:ind w:left="454" w:hanging="454"/>
      </w:pPr>
      <w:rPr>
        <w:rFonts w:hint="default"/>
      </w:rPr>
    </w:lvl>
    <w:lvl w:ilvl="1">
      <w:start w:val="1"/>
      <w:numFmt w:val="decimal"/>
      <w:pStyle w:val="Kapitelalternativ2"/>
      <w:lvlText w:val="%1.%2."/>
      <w:lvlJc w:val="left"/>
      <w:pPr>
        <w:ind w:left="851" w:hanging="851"/>
      </w:pPr>
      <w:rPr>
        <w:rFonts w:hint="default"/>
      </w:rPr>
    </w:lvl>
    <w:lvl w:ilvl="2">
      <w:start w:val="1"/>
      <w:numFmt w:val="decimal"/>
      <w:pStyle w:val="Kapitelalternativ3"/>
      <w:lvlText w:val="%1.%2.%3."/>
      <w:lvlJc w:val="left"/>
      <w:pPr>
        <w:ind w:left="964" w:hanging="964"/>
      </w:pPr>
      <w:rPr>
        <w:rFonts w:hint="default"/>
      </w:rPr>
    </w:lvl>
    <w:lvl w:ilvl="3">
      <w:start w:val="1"/>
      <w:numFmt w:val="decimal"/>
      <w:pStyle w:val="Kapitelalternativ4"/>
      <w:suff w:val="space"/>
      <w:lvlText w:val="%1.%2.%3.%4."/>
      <w:lvlJc w:val="left"/>
      <w:pPr>
        <w:ind w:left="964" w:hanging="964"/>
      </w:pPr>
      <w:rPr>
        <w:rFonts w:hint="default"/>
      </w:rPr>
    </w:lvl>
    <w:lvl w:ilvl="4">
      <w:start w:val="1"/>
      <w:numFmt w:val="decimal"/>
      <w:pStyle w:val="Kapitelalternativ5"/>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256FA6"/>
    <w:multiLevelType w:val="hybridMultilevel"/>
    <w:tmpl w:val="02B64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468518792">
    <w:abstractNumId w:val="7"/>
  </w:num>
  <w:num w:numId="2" w16cid:durableId="1829901292">
    <w:abstractNumId w:val="8"/>
  </w:num>
  <w:num w:numId="3" w16cid:durableId="880171619">
    <w:abstractNumId w:val="12"/>
  </w:num>
  <w:num w:numId="4" w16cid:durableId="11366028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24617070">
    <w:abstractNumId w:val="10"/>
  </w:num>
  <w:num w:numId="6" w16cid:durableId="1790320995">
    <w:abstractNumId w:val="3"/>
  </w:num>
  <w:num w:numId="7" w16cid:durableId="1769158711">
    <w:abstractNumId w:val="1"/>
  </w:num>
  <w:num w:numId="8" w16cid:durableId="962155543">
    <w:abstractNumId w:val="2"/>
  </w:num>
  <w:num w:numId="9" w16cid:durableId="1468662335">
    <w:abstractNumId w:val="0"/>
  </w:num>
  <w:num w:numId="10" w16cid:durableId="24407694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60398961">
    <w:abstractNumId w:val="2"/>
    <w:lvlOverride w:ilvl="0">
      <w:startOverride w:val="1"/>
    </w:lvlOverride>
  </w:num>
  <w:num w:numId="12" w16cid:durableId="1097210695">
    <w:abstractNumId w:val="11"/>
  </w:num>
  <w:num w:numId="13" w16cid:durableId="711150505">
    <w:abstractNumId w:val="13"/>
  </w:num>
  <w:num w:numId="14" w16cid:durableId="124861807">
    <w:abstractNumId w:val="16"/>
  </w:num>
  <w:num w:numId="15" w16cid:durableId="1240680086">
    <w:abstractNumId w:val="14"/>
  </w:num>
  <w:num w:numId="16" w16cid:durableId="191236430">
    <w:abstractNumId w:val="12"/>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9381870">
    <w:abstractNumId w:val="9"/>
  </w:num>
  <w:num w:numId="18" w16cid:durableId="304892446">
    <w:abstractNumId w:val="4"/>
  </w:num>
  <w:num w:numId="19" w16cid:durableId="589044430">
    <w:abstractNumId w:val="5"/>
  </w:num>
  <w:num w:numId="20" w16cid:durableId="913667150">
    <w:abstractNumId w:val="6"/>
  </w:num>
  <w:num w:numId="21" w16cid:durableId="153118968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n, Yan Cheng">
    <w15:presenceInfo w15:providerId="AD" w15:userId="S-1-5-21-1499261727-55176102-3529509929-911427"/>
  </w15:person>
  <w15:person w15:author="ge59muf">
    <w15:presenceInfo w15:providerId="AD" w15:userId="S::ge59muf@forstudents.onmicrosoft.com::0b46ab22-66ee-4724-b1b6-81992868e1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stylePaneSortMethod w:val="0000"/>
  <w:defaultTabStop w:val="709"/>
  <w:hyphenationZone w:val="425"/>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7D3"/>
    <w:rsid w:val="000009B4"/>
    <w:rsid w:val="000014F5"/>
    <w:rsid w:val="000031CF"/>
    <w:rsid w:val="000034B7"/>
    <w:rsid w:val="00006CF7"/>
    <w:rsid w:val="00006E61"/>
    <w:rsid w:val="000121DE"/>
    <w:rsid w:val="00017A82"/>
    <w:rsid w:val="00022F91"/>
    <w:rsid w:val="00025638"/>
    <w:rsid w:val="000265B9"/>
    <w:rsid w:val="00033523"/>
    <w:rsid w:val="00033CEA"/>
    <w:rsid w:val="000408F7"/>
    <w:rsid w:val="00041998"/>
    <w:rsid w:val="00042E54"/>
    <w:rsid w:val="00044F39"/>
    <w:rsid w:val="000453B9"/>
    <w:rsid w:val="00045667"/>
    <w:rsid w:val="000508CC"/>
    <w:rsid w:val="00056929"/>
    <w:rsid w:val="000635D7"/>
    <w:rsid w:val="00073893"/>
    <w:rsid w:val="00075332"/>
    <w:rsid w:val="0007618B"/>
    <w:rsid w:val="0008100D"/>
    <w:rsid w:val="00094A3A"/>
    <w:rsid w:val="00095A6B"/>
    <w:rsid w:val="000A0272"/>
    <w:rsid w:val="000A5E22"/>
    <w:rsid w:val="000B7FF4"/>
    <w:rsid w:val="000C0133"/>
    <w:rsid w:val="000C46B6"/>
    <w:rsid w:val="000D0013"/>
    <w:rsid w:val="000D0A7F"/>
    <w:rsid w:val="000D49F7"/>
    <w:rsid w:val="000D5067"/>
    <w:rsid w:val="000E0233"/>
    <w:rsid w:val="000E159A"/>
    <w:rsid w:val="000E1FA1"/>
    <w:rsid w:val="000E686F"/>
    <w:rsid w:val="000E6D16"/>
    <w:rsid w:val="000E7867"/>
    <w:rsid w:val="000F2610"/>
    <w:rsid w:val="000F2CD5"/>
    <w:rsid w:val="000F3C92"/>
    <w:rsid w:val="00104AD3"/>
    <w:rsid w:val="0011060C"/>
    <w:rsid w:val="00111A47"/>
    <w:rsid w:val="00111E99"/>
    <w:rsid w:val="00116C6A"/>
    <w:rsid w:val="00124D0D"/>
    <w:rsid w:val="0012798E"/>
    <w:rsid w:val="00130AEA"/>
    <w:rsid w:val="0013624D"/>
    <w:rsid w:val="00136EDE"/>
    <w:rsid w:val="0013729E"/>
    <w:rsid w:val="00141075"/>
    <w:rsid w:val="0014110B"/>
    <w:rsid w:val="0014142D"/>
    <w:rsid w:val="00142D45"/>
    <w:rsid w:val="0015252D"/>
    <w:rsid w:val="001568D1"/>
    <w:rsid w:val="00161FB7"/>
    <w:rsid w:val="00167ED7"/>
    <w:rsid w:val="001733F7"/>
    <w:rsid w:val="00182781"/>
    <w:rsid w:val="001831EC"/>
    <w:rsid w:val="00185C94"/>
    <w:rsid w:val="001862D7"/>
    <w:rsid w:val="00191C8C"/>
    <w:rsid w:val="00193A08"/>
    <w:rsid w:val="001A163A"/>
    <w:rsid w:val="001A17CD"/>
    <w:rsid w:val="001A1C76"/>
    <w:rsid w:val="001A445B"/>
    <w:rsid w:val="001A6758"/>
    <w:rsid w:val="001A6951"/>
    <w:rsid w:val="001B186E"/>
    <w:rsid w:val="001B1E75"/>
    <w:rsid w:val="001B3171"/>
    <w:rsid w:val="001B3B56"/>
    <w:rsid w:val="001C00ED"/>
    <w:rsid w:val="001C503B"/>
    <w:rsid w:val="001C6844"/>
    <w:rsid w:val="001D23E4"/>
    <w:rsid w:val="001D2A5E"/>
    <w:rsid w:val="001D7047"/>
    <w:rsid w:val="001E4B0A"/>
    <w:rsid w:val="001E681A"/>
    <w:rsid w:val="001F488E"/>
    <w:rsid w:val="001F7E5A"/>
    <w:rsid w:val="00203642"/>
    <w:rsid w:val="00204868"/>
    <w:rsid w:val="002065C2"/>
    <w:rsid w:val="0020795F"/>
    <w:rsid w:val="00211FA0"/>
    <w:rsid w:val="00214C40"/>
    <w:rsid w:val="00221420"/>
    <w:rsid w:val="00223793"/>
    <w:rsid w:val="00223859"/>
    <w:rsid w:val="0022790E"/>
    <w:rsid w:val="00230053"/>
    <w:rsid w:val="00231427"/>
    <w:rsid w:val="00231A6C"/>
    <w:rsid w:val="002346CD"/>
    <w:rsid w:val="002376AB"/>
    <w:rsid w:val="00243303"/>
    <w:rsid w:val="00244641"/>
    <w:rsid w:val="00244B58"/>
    <w:rsid w:val="0024657C"/>
    <w:rsid w:val="00254BB5"/>
    <w:rsid w:val="00256E48"/>
    <w:rsid w:val="002609DF"/>
    <w:rsid w:val="0026226F"/>
    <w:rsid w:val="002640EC"/>
    <w:rsid w:val="002647BC"/>
    <w:rsid w:val="00271D5D"/>
    <w:rsid w:val="00280487"/>
    <w:rsid w:val="0028049A"/>
    <w:rsid w:val="00296FB9"/>
    <w:rsid w:val="002A4E70"/>
    <w:rsid w:val="002A4F5F"/>
    <w:rsid w:val="002A669A"/>
    <w:rsid w:val="002B5724"/>
    <w:rsid w:val="002B5E2B"/>
    <w:rsid w:val="002C1D17"/>
    <w:rsid w:val="002C1D52"/>
    <w:rsid w:val="002C3ADD"/>
    <w:rsid w:val="002C55FF"/>
    <w:rsid w:val="002C6F69"/>
    <w:rsid w:val="002D2813"/>
    <w:rsid w:val="002D3EB2"/>
    <w:rsid w:val="002D589B"/>
    <w:rsid w:val="002D6054"/>
    <w:rsid w:val="002D64BA"/>
    <w:rsid w:val="002D64E4"/>
    <w:rsid w:val="002E0031"/>
    <w:rsid w:val="002E0184"/>
    <w:rsid w:val="002E163C"/>
    <w:rsid w:val="002E20FE"/>
    <w:rsid w:val="002E2910"/>
    <w:rsid w:val="002F09BC"/>
    <w:rsid w:val="002F1D1A"/>
    <w:rsid w:val="002F1D89"/>
    <w:rsid w:val="002F1EB3"/>
    <w:rsid w:val="002F21FE"/>
    <w:rsid w:val="002F2488"/>
    <w:rsid w:val="002F30D2"/>
    <w:rsid w:val="003040E1"/>
    <w:rsid w:val="00305545"/>
    <w:rsid w:val="003109A0"/>
    <w:rsid w:val="00312FB0"/>
    <w:rsid w:val="00315300"/>
    <w:rsid w:val="00315A30"/>
    <w:rsid w:val="00322926"/>
    <w:rsid w:val="003239B1"/>
    <w:rsid w:val="00323D78"/>
    <w:rsid w:val="0033625D"/>
    <w:rsid w:val="00336A0D"/>
    <w:rsid w:val="0034349B"/>
    <w:rsid w:val="00344391"/>
    <w:rsid w:val="00347BFA"/>
    <w:rsid w:val="00352E7D"/>
    <w:rsid w:val="003649BC"/>
    <w:rsid w:val="00364DCC"/>
    <w:rsid w:val="0037654A"/>
    <w:rsid w:val="003866E5"/>
    <w:rsid w:val="00391B58"/>
    <w:rsid w:val="003940D4"/>
    <w:rsid w:val="003A085E"/>
    <w:rsid w:val="003A0F12"/>
    <w:rsid w:val="003B1F97"/>
    <w:rsid w:val="003B2D8D"/>
    <w:rsid w:val="003B7B4F"/>
    <w:rsid w:val="003C1408"/>
    <w:rsid w:val="003C6C38"/>
    <w:rsid w:val="003D2641"/>
    <w:rsid w:val="003D4EC5"/>
    <w:rsid w:val="003F60FD"/>
    <w:rsid w:val="004033D5"/>
    <w:rsid w:val="004038D5"/>
    <w:rsid w:val="004052DA"/>
    <w:rsid w:val="00410C4A"/>
    <w:rsid w:val="00410FA3"/>
    <w:rsid w:val="00412999"/>
    <w:rsid w:val="004162F9"/>
    <w:rsid w:val="00420104"/>
    <w:rsid w:val="004219B7"/>
    <w:rsid w:val="00424795"/>
    <w:rsid w:val="00434369"/>
    <w:rsid w:val="004350F1"/>
    <w:rsid w:val="00436774"/>
    <w:rsid w:val="00436E31"/>
    <w:rsid w:val="00442979"/>
    <w:rsid w:val="00442C04"/>
    <w:rsid w:val="00444403"/>
    <w:rsid w:val="00450D18"/>
    <w:rsid w:val="00452503"/>
    <w:rsid w:val="004579B5"/>
    <w:rsid w:val="0046037C"/>
    <w:rsid w:val="00460866"/>
    <w:rsid w:val="00461323"/>
    <w:rsid w:val="004679C9"/>
    <w:rsid w:val="00473433"/>
    <w:rsid w:val="00474C37"/>
    <w:rsid w:val="004753EB"/>
    <w:rsid w:val="0047655C"/>
    <w:rsid w:val="0048664B"/>
    <w:rsid w:val="004912A6"/>
    <w:rsid w:val="00493F89"/>
    <w:rsid w:val="0049493E"/>
    <w:rsid w:val="00497978"/>
    <w:rsid w:val="004A2D32"/>
    <w:rsid w:val="004A4D8A"/>
    <w:rsid w:val="004A7244"/>
    <w:rsid w:val="004B0993"/>
    <w:rsid w:val="004B0A67"/>
    <w:rsid w:val="004B7E45"/>
    <w:rsid w:val="004C13B4"/>
    <w:rsid w:val="004C165A"/>
    <w:rsid w:val="004C3708"/>
    <w:rsid w:val="004C77C9"/>
    <w:rsid w:val="004D199B"/>
    <w:rsid w:val="004E1B1D"/>
    <w:rsid w:val="004E260F"/>
    <w:rsid w:val="004E55E5"/>
    <w:rsid w:val="004E6EA5"/>
    <w:rsid w:val="004F05C8"/>
    <w:rsid w:val="004F2D46"/>
    <w:rsid w:val="004F4CBB"/>
    <w:rsid w:val="004F512A"/>
    <w:rsid w:val="004F6064"/>
    <w:rsid w:val="00506896"/>
    <w:rsid w:val="005074D7"/>
    <w:rsid w:val="00516BD4"/>
    <w:rsid w:val="0051794F"/>
    <w:rsid w:val="00534B6B"/>
    <w:rsid w:val="00537A6B"/>
    <w:rsid w:val="00546134"/>
    <w:rsid w:val="0055034E"/>
    <w:rsid w:val="00557131"/>
    <w:rsid w:val="0056533C"/>
    <w:rsid w:val="00580103"/>
    <w:rsid w:val="00580B45"/>
    <w:rsid w:val="0058525E"/>
    <w:rsid w:val="00586D65"/>
    <w:rsid w:val="00594ABF"/>
    <w:rsid w:val="005A234F"/>
    <w:rsid w:val="005A2CFB"/>
    <w:rsid w:val="005A3D98"/>
    <w:rsid w:val="005B1ABD"/>
    <w:rsid w:val="005B3895"/>
    <w:rsid w:val="005B4052"/>
    <w:rsid w:val="005C05B0"/>
    <w:rsid w:val="005C0BB6"/>
    <w:rsid w:val="005C447F"/>
    <w:rsid w:val="005C5637"/>
    <w:rsid w:val="005C7532"/>
    <w:rsid w:val="005D00F2"/>
    <w:rsid w:val="005D06B4"/>
    <w:rsid w:val="005D19F9"/>
    <w:rsid w:val="005D27BF"/>
    <w:rsid w:val="005D4396"/>
    <w:rsid w:val="005D4BBE"/>
    <w:rsid w:val="005D76AE"/>
    <w:rsid w:val="005E4FC4"/>
    <w:rsid w:val="005F3290"/>
    <w:rsid w:val="005F786D"/>
    <w:rsid w:val="00600420"/>
    <w:rsid w:val="0060763D"/>
    <w:rsid w:val="00612D06"/>
    <w:rsid w:val="00613AE0"/>
    <w:rsid w:val="006145C8"/>
    <w:rsid w:val="0061569D"/>
    <w:rsid w:val="00616E2E"/>
    <w:rsid w:val="00620336"/>
    <w:rsid w:val="0062058E"/>
    <w:rsid w:val="006206D2"/>
    <w:rsid w:val="00632143"/>
    <w:rsid w:val="006331F0"/>
    <w:rsid w:val="006333EA"/>
    <w:rsid w:val="00634AFE"/>
    <w:rsid w:val="00640C05"/>
    <w:rsid w:val="00641B74"/>
    <w:rsid w:val="00643E74"/>
    <w:rsid w:val="00661867"/>
    <w:rsid w:val="00665B17"/>
    <w:rsid w:val="0067153E"/>
    <w:rsid w:val="00674232"/>
    <w:rsid w:val="00674D97"/>
    <w:rsid w:val="0068018E"/>
    <w:rsid w:val="006815C9"/>
    <w:rsid w:val="00685712"/>
    <w:rsid w:val="00685DA4"/>
    <w:rsid w:val="00685FFE"/>
    <w:rsid w:val="0069045C"/>
    <w:rsid w:val="00690895"/>
    <w:rsid w:val="00692B82"/>
    <w:rsid w:val="00693F61"/>
    <w:rsid w:val="006A277B"/>
    <w:rsid w:val="006A396C"/>
    <w:rsid w:val="006A4C5B"/>
    <w:rsid w:val="006A5986"/>
    <w:rsid w:val="006A6B8E"/>
    <w:rsid w:val="006A6F02"/>
    <w:rsid w:val="006B251E"/>
    <w:rsid w:val="006B3B15"/>
    <w:rsid w:val="006B663F"/>
    <w:rsid w:val="006C22C9"/>
    <w:rsid w:val="006C2CB2"/>
    <w:rsid w:val="006C5519"/>
    <w:rsid w:val="006D0301"/>
    <w:rsid w:val="006D08BC"/>
    <w:rsid w:val="006D1FB1"/>
    <w:rsid w:val="006E01CC"/>
    <w:rsid w:val="006E1D91"/>
    <w:rsid w:val="006F3777"/>
    <w:rsid w:val="00704D59"/>
    <w:rsid w:val="00705ECA"/>
    <w:rsid w:val="00707959"/>
    <w:rsid w:val="00712548"/>
    <w:rsid w:val="007143C9"/>
    <w:rsid w:val="007164AA"/>
    <w:rsid w:val="007254B5"/>
    <w:rsid w:val="00731A9B"/>
    <w:rsid w:val="007326AB"/>
    <w:rsid w:val="007366FC"/>
    <w:rsid w:val="00736D6F"/>
    <w:rsid w:val="007437B1"/>
    <w:rsid w:val="00744323"/>
    <w:rsid w:val="00744C92"/>
    <w:rsid w:val="007471F0"/>
    <w:rsid w:val="00751D7C"/>
    <w:rsid w:val="0075495C"/>
    <w:rsid w:val="00755057"/>
    <w:rsid w:val="00756512"/>
    <w:rsid w:val="00756936"/>
    <w:rsid w:val="007574EC"/>
    <w:rsid w:val="00757DB9"/>
    <w:rsid w:val="007617AC"/>
    <w:rsid w:val="00762FA5"/>
    <w:rsid w:val="007667EA"/>
    <w:rsid w:val="00766831"/>
    <w:rsid w:val="0076735C"/>
    <w:rsid w:val="00767707"/>
    <w:rsid w:val="00770DCD"/>
    <w:rsid w:val="00771E1F"/>
    <w:rsid w:val="0077352E"/>
    <w:rsid w:val="00777EC5"/>
    <w:rsid w:val="00785CE0"/>
    <w:rsid w:val="00786304"/>
    <w:rsid w:val="007935AA"/>
    <w:rsid w:val="007A19F7"/>
    <w:rsid w:val="007B314E"/>
    <w:rsid w:val="007B3714"/>
    <w:rsid w:val="007B4619"/>
    <w:rsid w:val="007C0CC2"/>
    <w:rsid w:val="007C3870"/>
    <w:rsid w:val="007C3D00"/>
    <w:rsid w:val="007D1109"/>
    <w:rsid w:val="007D4D5F"/>
    <w:rsid w:val="007D7C19"/>
    <w:rsid w:val="007D7C88"/>
    <w:rsid w:val="007E1599"/>
    <w:rsid w:val="007E3554"/>
    <w:rsid w:val="007F010E"/>
    <w:rsid w:val="007F33B6"/>
    <w:rsid w:val="007F6CBB"/>
    <w:rsid w:val="008008CE"/>
    <w:rsid w:val="0080111A"/>
    <w:rsid w:val="0080760E"/>
    <w:rsid w:val="00813362"/>
    <w:rsid w:val="00813C50"/>
    <w:rsid w:val="00816FA9"/>
    <w:rsid w:val="0082058D"/>
    <w:rsid w:val="00822BBD"/>
    <w:rsid w:val="008243BF"/>
    <w:rsid w:val="0083042C"/>
    <w:rsid w:val="00831CD6"/>
    <w:rsid w:val="00832F6E"/>
    <w:rsid w:val="008358E5"/>
    <w:rsid w:val="00835CB0"/>
    <w:rsid w:val="00837049"/>
    <w:rsid w:val="0084030C"/>
    <w:rsid w:val="00840987"/>
    <w:rsid w:val="00841A96"/>
    <w:rsid w:val="00841C4D"/>
    <w:rsid w:val="00844DB7"/>
    <w:rsid w:val="008522F7"/>
    <w:rsid w:val="008544AC"/>
    <w:rsid w:val="00854707"/>
    <w:rsid w:val="008628BB"/>
    <w:rsid w:val="00865FAE"/>
    <w:rsid w:val="0087540F"/>
    <w:rsid w:val="0088080E"/>
    <w:rsid w:val="008846A7"/>
    <w:rsid w:val="00885CBF"/>
    <w:rsid w:val="00891845"/>
    <w:rsid w:val="008A0682"/>
    <w:rsid w:val="008A2F31"/>
    <w:rsid w:val="008B1085"/>
    <w:rsid w:val="008B203E"/>
    <w:rsid w:val="008B4EC4"/>
    <w:rsid w:val="008B7A7D"/>
    <w:rsid w:val="008C12C8"/>
    <w:rsid w:val="008C1871"/>
    <w:rsid w:val="008C28D3"/>
    <w:rsid w:val="008C4B18"/>
    <w:rsid w:val="008C673D"/>
    <w:rsid w:val="008D5AC7"/>
    <w:rsid w:val="008E104A"/>
    <w:rsid w:val="008E7D07"/>
    <w:rsid w:val="008F2383"/>
    <w:rsid w:val="008F6BE1"/>
    <w:rsid w:val="008F704D"/>
    <w:rsid w:val="008F73B3"/>
    <w:rsid w:val="00900381"/>
    <w:rsid w:val="0090088D"/>
    <w:rsid w:val="00901612"/>
    <w:rsid w:val="00904427"/>
    <w:rsid w:val="00904805"/>
    <w:rsid w:val="00905CB4"/>
    <w:rsid w:val="0091077C"/>
    <w:rsid w:val="009122CA"/>
    <w:rsid w:val="00912D41"/>
    <w:rsid w:val="00912E80"/>
    <w:rsid w:val="009132FF"/>
    <w:rsid w:val="00917AED"/>
    <w:rsid w:val="00920977"/>
    <w:rsid w:val="009244FC"/>
    <w:rsid w:val="00927EF7"/>
    <w:rsid w:val="00930C50"/>
    <w:rsid w:val="009323DA"/>
    <w:rsid w:val="00937390"/>
    <w:rsid w:val="009373F1"/>
    <w:rsid w:val="00942B7A"/>
    <w:rsid w:val="00943217"/>
    <w:rsid w:val="00946DD9"/>
    <w:rsid w:val="00952F2C"/>
    <w:rsid w:val="0095588A"/>
    <w:rsid w:val="00956385"/>
    <w:rsid w:val="00957EE5"/>
    <w:rsid w:val="0096170D"/>
    <w:rsid w:val="00964CF7"/>
    <w:rsid w:val="00967FB7"/>
    <w:rsid w:val="00977129"/>
    <w:rsid w:val="00977CF4"/>
    <w:rsid w:val="0098420F"/>
    <w:rsid w:val="0098506A"/>
    <w:rsid w:val="009857EB"/>
    <w:rsid w:val="00987363"/>
    <w:rsid w:val="00992272"/>
    <w:rsid w:val="00992DCA"/>
    <w:rsid w:val="00993604"/>
    <w:rsid w:val="00994E66"/>
    <w:rsid w:val="009A437C"/>
    <w:rsid w:val="009C0207"/>
    <w:rsid w:val="009C3084"/>
    <w:rsid w:val="009D093E"/>
    <w:rsid w:val="009D496F"/>
    <w:rsid w:val="009E790D"/>
    <w:rsid w:val="009F2C3D"/>
    <w:rsid w:val="00A12ED0"/>
    <w:rsid w:val="00A213CA"/>
    <w:rsid w:val="00A21D1C"/>
    <w:rsid w:val="00A24798"/>
    <w:rsid w:val="00A25AD0"/>
    <w:rsid w:val="00A2629A"/>
    <w:rsid w:val="00A32815"/>
    <w:rsid w:val="00A330C3"/>
    <w:rsid w:val="00A33C93"/>
    <w:rsid w:val="00A34F17"/>
    <w:rsid w:val="00A37A39"/>
    <w:rsid w:val="00A4067B"/>
    <w:rsid w:val="00A44813"/>
    <w:rsid w:val="00A47705"/>
    <w:rsid w:val="00A54828"/>
    <w:rsid w:val="00A54A3F"/>
    <w:rsid w:val="00A62274"/>
    <w:rsid w:val="00A63033"/>
    <w:rsid w:val="00A63CCD"/>
    <w:rsid w:val="00A64027"/>
    <w:rsid w:val="00A64D12"/>
    <w:rsid w:val="00A665D5"/>
    <w:rsid w:val="00A7432B"/>
    <w:rsid w:val="00A8010D"/>
    <w:rsid w:val="00A83286"/>
    <w:rsid w:val="00A91009"/>
    <w:rsid w:val="00A91809"/>
    <w:rsid w:val="00A91834"/>
    <w:rsid w:val="00A94345"/>
    <w:rsid w:val="00A94FE7"/>
    <w:rsid w:val="00A960E9"/>
    <w:rsid w:val="00A9611B"/>
    <w:rsid w:val="00A97FD8"/>
    <w:rsid w:val="00AA4CBF"/>
    <w:rsid w:val="00AA72BB"/>
    <w:rsid w:val="00AB275F"/>
    <w:rsid w:val="00AB2930"/>
    <w:rsid w:val="00AC0E7A"/>
    <w:rsid w:val="00AC67BB"/>
    <w:rsid w:val="00AC690F"/>
    <w:rsid w:val="00AD0B02"/>
    <w:rsid w:val="00AD20B9"/>
    <w:rsid w:val="00AD2E89"/>
    <w:rsid w:val="00AD2E8B"/>
    <w:rsid w:val="00AD7860"/>
    <w:rsid w:val="00AE28A4"/>
    <w:rsid w:val="00AE70C3"/>
    <w:rsid w:val="00AF05F6"/>
    <w:rsid w:val="00AF0BE3"/>
    <w:rsid w:val="00AF22B1"/>
    <w:rsid w:val="00AF2A24"/>
    <w:rsid w:val="00B05DB0"/>
    <w:rsid w:val="00B12541"/>
    <w:rsid w:val="00B128E1"/>
    <w:rsid w:val="00B148AF"/>
    <w:rsid w:val="00B15379"/>
    <w:rsid w:val="00B20C84"/>
    <w:rsid w:val="00B229AB"/>
    <w:rsid w:val="00B2524E"/>
    <w:rsid w:val="00B30668"/>
    <w:rsid w:val="00B33402"/>
    <w:rsid w:val="00B33780"/>
    <w:rsid w:val="00B35DB1"/>
    <w:rsid w:val="00B41D23"/>
    <w:rsid w:val="00B45D4B"/>
    <w:rsid w:val="00B50817"/>
    <w:rsid w:val="00B54074"/>
    <w:rsid w:val="00B57674"/>
    <w:rsid w:val="00B63EC9"/>
    <w:rsid w:val="00B656BD"/>
    <w:rsid w:val="00B725B7"/>
    <w:rsid w:val="00B740A7"/>
    <w:rsid w:val="00B74306"/>
    <w:rsid w:val="00B7461D"/>
    <w:rsid w:val="00B74E6E"/>
    <w:rsid w:val="00B759AA"/>
    <w:rsid w:val="00B75F05"/>
    <w:rsid w:val="00B76A6D"/>
    <w:rsid w:val="00B808B3"/>
    <w:rsid w:val="00B83801"/>
    <w:rsid w:val="00B879FE"/>
    <w:rsid w:val="00B93B12"/>
    <w:rsid w:val="00B94406"/>
    <w:rsid w:val="00BA1084"/>
    <w:rsid w:val="00BA2843"/>
    <w:rsid w:val="00BA532A"/>
    <w:rsid w:val="00BB3391"/>
    <w:rsid w:val="00BB4C49"/>
    <w:rsid w:val="00BC0E03"/>
    <w:rsid w:val="00BD0383"/>
    <w:rsid w:val="00BD23B9"/>
    <w:rsid w:val="00BD422C"/>
    <w:rsid w:val="00BD467D"/>
    <w:rsid w:val="00BE1789"/>
    <w:rsid w:val="00BE48A0"/>
    <w:rsid w:val="00BE6BC2"/>
    <w:rsid w:val="00BF1DD1"/>
    <w:rsid w:val="00BF24A4"/>
    <w:rsid w:val="00BF4D0B"/>
    <w:rsid w:val="00BF6407"/>
    <w:rsid w:val="00C01B22"/>
    <w:rsid w:val="00C02382"/>
    <w:rsid w:val="00C137E6"/>
    <w:rsid w:val="00C13820"/>
    <w:rsid w:val="00C158D0"/>
    <w:rsid w:val="00C15C01"/>
    <w:rsid w:val="00C167C7"/>
    <w:rsid w:val="00C227A6"/>
    <w:rsid w:val="00C23ED3"/>
    <w:rsid w:val="00C24D7A"/>
    <w:rsid w:val="00C253D9"/>
    <w:rsid w:val="00C31B29"/>
    <w:rsid w:val="00C42CD4"/>
    <w:rsid w:val="00C43E34"/>
    <w:rsid w:val="00C460F7"/>
    <w:rsid w:val="00C52825"/>
    <w:rsid w:val="00C52FD4"/>
    <w:rsid w:val="00C530BA"/>
    <w:rsid w:val="00C5320D"/>
    <w:rsid w:val="00C6476E"/>
    <w:rsid w:val="00C66AEE"/>
    <w:rsid w:val="00C76067"/>
    <w:rsid w:val="00C805E2"/>
    <w:rsid w:val="00C81911"/>
    <w:rsid w:val="00C83ADE"/>
    <w:rsid w:val="00C90D37"/>
    <w:rsid w:val="00C9242F"/>
    <w:rsid w:val="00CA152A"/>
    <w:rsid w:val="00CA18C1"/>
    <w:rsid w:val="00CA35B5"/>
    <w:rsid w:val="00CB51C8"/>
    <w:rsid w:val="00CB5D80"/>
    <w:rsid w:val="00CB6503"/>
    <w:rsid w:val="00CB72A7"/>
    <w:rsid w:val="00CB784C"/>
    <w:rsid w:val="00CC5BC3"/>
    <w:rsid w:val="00CC77D0"/>
    <w:rsid w:val="00CD4164"/>
    <w:rsid w:val="00CE27D0"/>
    <w:rsid w:val="00CE5927"/>
    <w:rsid w:val="00D041B0"/>
    <w:rsid w:val="00D11826"/>
    <w:rsid w:val="00D15191"/>
    <w:rsid w:val="00D15BD7"/>
    <w:rsid w:val="00D1681B"/>
    <w:rsid w:val="00D22E5A"/>
    <w:rsid w:val="00D2341A"/>
    <w:rsid w:val="00D24373"/>
    <w:rsid w:val="00D243D4"/>
    <w:rsid w:val="00D25A91"/>
    <w:rsid w:val="00D31FA3"/>
    <w:rsid w:val="00D34B69"/>
    <w:rsid w:val="00D46153"/>
    <w:rsid w:val="00D46458"/>
    <w:rsid w:val="00D52597"/>
    <w:rsid w:val="00D52C74"/>
    <w:rsid w:val="00D5320C"/>
    <w:rsid w:val="00D537AA"/>
    <w:rsid w:val="00D538B7"/>
    <w:rsid w:val="00D550C9"/>
    <w:rsid w:val="00D562D7"/>
    <w:rsid w:val="00D56D57"/>
    <w:rsid w:val="00D6468D"/>
    <w:rsid w:val="00D67538"/>
    <w:rsid w:val="00D72689"/>
    <w:rsid w:val="00D72FE0"/>
    <w:rsid w:val="00D77435"/>
    <w:rsid w:val="00D8411E"/>
    <w:rsid w:val="00D84B7D"/>
    <w:rsid w:val="00D86981"/>
    <w:rsid w:val="00DA6322"/>
    <w:rsid w:val="00DB2A35"/>
    <w:rsid w:val="00DB3FA6"/>
    <w:rsid w:val="00DB78EE"/>
    <w:rsid w:val="00DB7E4C"/>
    <w:rsid w:val="00DC0F04"/>
    <w:rsid w:val="00DE0B97"/>
    <w:rsid w:val="00DE2F81"/>
    <w:rsid w:val="00DE39C9"/>
    <w:rsid w:val="00DE7F4A"/>
    <w:rsid w:val="00DF390A"/>
    <w:rsid w:val="00DF6F4D"/>
    <w:rsid w:val="00DF754F"/>
    <w:rsid w:val="00DF7B78"/>
    <w:rsid w:val="00E01B58"/>
    <w:rsid w:val="00E01F55"/>
    <w:rsid w:val="00E02B9D"/>
    <w:rsid w:val="00E04B50"/>
    <w:rsid w:val="00E120DF"/>
    <w:rsid w:val="00E14A72"/>
    <w:rsid w:val="00E1784E"/>
    <w:rsid w:val="00E217E3"/>
    <w:rsid w:val="00E24D04"/>
    <w:rsid w:val="00E262EF"/>
    <w:rsid w:val="00E27D01"/>
    <w:rsid w:val="00E3167D"/>
    <w:rsid w:val="00E31D20"/>
    <w:rsid w:val="00E32439"/>
    <w:rsid w:val="00E33482"/>
    <w:rsid w:val="00E350EF"/>
    <w:rsid w:val="00E36AEE"/>
    <w:rsid w:val="00E448EB"/>
    <w:rsid w:val="00E45E26"/>
    <w:rsid w:val="00E52514"/>
    <w:rsid w:val="00E52996"/>
    <w:rsid w:val="00E55D94"/>
    <w:rsid w:val="00E57970"/>
    <w:rsid w:val="00E63A72"/>
    <w:rsid w:val="00E65C47"/>
    <w:rsid w:val="00E6722F"/>
    <w:rsid w:val="00E74AB5"/>
    <w:rsid w:val="00E75A4A"/>
    <w:rsid w:val="00E80F6F"/>
    <w:rsid w:val="00E839B1"/>
    <w:rsid w:val="00E84F3E"/>
    <w:rsid w:val="00E86A45"/>
    <w:rsid w:val="00E87B7B"/>
    <w:rsid w:val="00E87B81"/>
    <w:rsid w:val="00E93AE2"/>
    <w:rsid w:val="00E95D1D"/>
    <w:rsid w:val="00EA73F7"/>
    <w:rsid w:val="00EA79C7"/>
    <w:rsid w:val="00EB1BE0"/>
    <w:rsid w:val="00EB46EF"/>
    <w:rsid w:val="00EB616B"/>
    <w:rsid w:val="00EB7583"/>
    <w:rsid w:val="00EC04B9"/>
    <w:rsid w:val="00EC0E34"/>
    <w:rsid w:val="00EC11AF"/>
    <w:rsid w:val="00EC5F44"/>
    <w:rsid w:val="00EC61F1"/>
    <w:rsid w:val="00ED2734"/>
    <w:rsid w:val="00ED5DF4"/>
    <w:rsid w:val="00EE634A"/>
    <w:rsid w:val="00EE7699"/>
    <w:rsid w:val="00EF216F"/>
    <w:rsid w:val="00EF4ACE"/>
    <w:rsid w:val="00EF5873"/>
    <w:rsid w:val="00EF5A95"/>
    <w:rsid w:val="00EF5B86"/>
    <w:rsid w:val="00EF6A2D"/>
    <w:rsid w:val="00EF75BA"/>
    <w:rsid w:val="00EF77D3"/>
    <w:rsid w:val="00F029AC"/>
    <w:rsid w:val="00F11677"/>
    <w:rsid w:val="00F21887"/>
    <w:rsid w:val="00F23DF1"/>
    <w:rsid w:val="00F24C42"/>
    <w:rsid w:val="00F24D1F"/>
    <w:rsid w:val="00F25A78"/>
    <w:rsid w:val="00F27579"/>
    <w:rsid w:val="00F31F27"/>
    <w:rsid w:val="00F349B9"/>
    <w:rsid w:val="00F462F3"/>
    <w:rsid w:val="00F50701"/>
    <w:rsid w:val="00F5529F"/>
    <w:rsid w:val="00F56D2B"/>
    <w:rsid w:val="00F57326"/>
    <w:rsid w:val="00F60A5D"/>
    <w:rsid w:val="00F61690"/>
    <w:rsid w:val="00F62A91"/>
    <w:rsid w:val="00F63C57"/>
    <w:rsid w:val="00F66DD5"/>
    <w:rsid w:val="00F7178F"/>
    <w:rsid w:val="00F7359B"/>
    <w:rsid w:val="00F73B9B"/>
    <w:rsid w:val="00F74438"/>
    <w:rsid w:val="00F803C1"/>
    <w:rsid w:val="00F867D6"/>
    <w:rsid w:val="00F92CCE"/>
    <w:rsid w:val="00F942FA"/>
    <w:rsid w:val="00F958AB"/>
    <w:rsid w:val="00FA0982"/>
    <w:rsid w:val="00FA1873"/>
    <w:rsid w:val="00FA7C7E"/>
    <w:rsid w:val="00FB186A"/>
    <w:rsid w:val="00FB37BA"/>
    <w:rsid w:val="00FB44FF"/>
    <w:rsid w:val="00FC0CB0"/>
    <w:rsid w:val="00FC0F5D"/>
    <w:rsid w:val="00FC4E3D"/>
    <w:rsid w:val="00FC6425"/>
    <w:rsid w:val="00FC667E"/>
    <w:rsid w:val="00FC6EE7"/>
    <w:rsid w:val="00FD1BCF"/>
    <w:rsid w:val="00FD226F"/>
    <w:rsid w:val="00FD31FE"/>
    <w:rsid w:val="00FD35BF"/>
    <w:rsid w:val="00FE197B"/>
    <w:rsid w:val="00FE5F96"/>
    <w:rsid w:val="00FF1D5C"/>
    <w:rsid w:val="00FF3930"/>
    <w:rsid w:val="00FF785B"/>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4B3D23"/>
  <w15:docId w15:val="{39A2387C-F49B-3446-8BFB-F26069CB2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F5873"/>
    <w:pPr>
      <w:spacing w:after="0"/>
    </w:pPr>
    <w:rPr>
      <w:rFonts w:ascii="Times New Roman" w:eastAsia="Times New Roman" w:hAnsi="Times New Roman" w:cs="Times New Roman"/>
      <w:sz w:val="24"/>
      <w:szCs w:val="24"/>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paragraph" w:styleId="Heading4">
    <w:name w:val="heading 4"/>
    <w:basedOn w:val="Normal"/>
    <w:next w:val="Normal"/>
    <w:link w:val="Heading4Char"/>
    <w:uiPriority w:val="9"/>
    <w:semiHidden/>
    <w:qFormat/>
    <w:rsid w:val="007935AA"/>
    <w:pPr>
      <w:keepNext/>
      <w:keepLines/>
      <w:spacing w:before="40"/>
      <w:outlineLvl w:val="3"/>
    </w:pPr>
    <w:rPr>
      <w:rFonts w:asciiTheme="majorHAnsi" w:eastAsiaTheme="majorEastAsia" w:hAnsiTheme="majorHAnsi" w:cstheme="majorBidi"/>
      <w:i/>
      <w:iCs/>
      <w:color w:val="003D6E" w:themeColor="accent1" w:themeShade="BF"/>
    </w:rPr>
  </w:style>
  <w:style w:type="paragraph" w:styleId="Heading5">
    <w:name w:val="heading 5"/>
    <w:basedOn w:val="Normal"/>
    <w:next w:val="Normal"/>
    <w:link w:val="Heading5Char"/>
    <w:uiPriority w:val="9"/>
    <w:semiHidden/>
    <w:qFormat/>
    <w:rsid w:val="00305545"/>
    <w:pPr>
      <w:keepNext/>
      <w:keepLines/>
      <w:spacing w:before="40"/>
      <w:outlineLvl w:val="4"/>
    </w:pPr>
    <w:rPr>
      <w:rFonts w:asciiTheme="majorHAnsi" w:eastAsiaTheme="majorEastAsia" w:hAnsiTheme="majorHAnsi" w:cstheme="majorBidi"/>
      <w:color w:val="003D6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2"/>
    <w:rsid w:val="003866E5"/>
    <w:pPr>
      <w:spacing w:line="320" w:lineRule="atLeast"/>
      <w:ind w:left="0"/>
    </w:pPr>
    <w:rPr>
      <w:sz w:val="26"/>
    </w:rPr>
  </w:style>
  <w:style w:type="paragraph" w:styleId="BodyText">
    <w:name w:val="Body Text"/>
    <w:basedOn w:val="Normal"/>
    <w:link w:val="BodyTextChar"/>
    <w:uiPriority w:val="99"/>
    <w:qFormat/>
    <w:rsid w:val="00DF6F4D"/>
    <w:pPr>
      <w:spacing w:after="240" w:line="360" w:lineRule="auto"/>
      <w:jc w:val="both"/>
    </w:pPr>
    <w:rPr>
      <w:szCs w:val="18"/>
    </w:rPr>
  </w:style>
  <w:style w:type="character" w:customStyle="1" w:styleId="BodyTextChar">
    <w:name w:val="Body Text Char"/>
    <w:basedOn w:val="DefaultParagraphFont"/>
    <w:link w:val="BodyText"/>
    <w:uiPriority w:val="99"/>
    <w:rsid w:val="00DF6F4D"/>
    <w:rPr>
      <w:szCs w:val="18"/>
    </w:rPr>
  </w:style>
  <w:style w:type="paragraph" w:customStyle="1" w:styleId="TextkrperTitel">
    <w:name w:val="Textkörper Titel"/>
    <w:basedOn w:val="BodyText"/>
    <w:next w:val="BodyText"/>
    <w:link w:val="TextkrperTitelZchn"/>
    <w:uiPriority w:val="2"/>
    <w:qFormat/>
    <w:rsid w:val="00F942FA"/>
    <w:pPr>
      <w:keepNext/>
      <w:spacing w:after="0"/>
    </w:pPr>
    <w:rPr>
      <w:b/>
    </w:rPr>
  </w:style>
  <w:style w:type="paragraph" w:styleId="ListParagraph">
    <w:name w:val="List Paragraph"/>
    <w:basedOn w:val="BodyText"/>
    <w:uiPriority w:val="34"/>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rsid w:val="002647BC"/>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2"/>
    <w:rsid w:val="009244FC"/>
    <w:pPr>
      <w:ind w:left="0"/>
    </w:pPr>
  </w:style>
  <w:style w:type="character" w:customStyle="1" w:styleId="KopfzeileohneFakulttZchn">
    <w:name w:val="Kopfzeile ohne Fakultät Zchn"/>
    <w:basedOn w:val="HeaderChar"/>
    <w:link w:val="KopfzeileohneFakultt"/>
    <w:uiPriority w:val="2"/>
    <w:rsid w:val="00F73B9B"/>
    <w:rPr>
      <w:noProof/>
      <w:color w:val="0065BD" w:themeColor="background2"/>
      <w:sz w:val="18"/>
      <w:lang w:eastAsia="de-DE"/>
    </w:rPr>
  </w:style>
  <w:style w:type="table" w:styleId="TableGrid">
    <w:name w:val="Table Grid"/>
    <w:basedOn w:val="TableNormal"/>
    <w:uiPriority w:val="3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link w:val="KapitelIChar"/>
    <w:uiPriority w:val="1"/>
    <w:qFormat/>
    <w:rsid w:val="00C66AEE"/>
    <w:pPr>
      <w:pageBreakBefore/>
      <w:numPr>
        <w:numId w:val="3"/>
      </w:numPr>
      <w:spacing w:after="360"/>
    </w:pPr>
    <w:rPr>
      <w:sz w:val="36"/>
    </w:rPr>
  </w:style>
  <w:style w:type="paragraph" w:customStyle="1" w:styleId="KapitelII">
    <w:name w:val="Kapitel II"/>
    <w:basedOn w:val="BodyText"/>
    <w:next w:val="Normal"/>
    <w:uiPriority w:val="1"/>
    <w:rsid w:val="001831EC"/>
    <w:pPr>
      <w:keepNext/>
      <w:keepLines/>
      <w:numPr>
        <w:ilvl w:val="1"/>
        <w:numId w:val="3"/>
      </w:numPr>
      <w:spacing w:before="240" w:after="360"/>
      <w:ind w:left="737"/>
    </w:pPr>
    <w:rPr>
      <w:sz w:val="28"/>
    </w:rPr>
  </w:style>
  <w:style w:type="paragraph" w:customStyle="1" w:styleId="KapitelIII">
    <w:name w:val="Kapitel III"/>
    <w:basedOn w:val="BodyText"/>
    <w:next w:val="BodyText"/>
    <w:uiPriority w:val="1"/>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spacing w:before="120"/>
      <w:ind w:left="220"/>
    </w:pPr>
    <w:rPr>
      <w:rFonts w:cstheme="minorHAnsi"/>
      <w:b/>
      <w:bCs/>
    </w:rPr>
  </w:style>
  <w:style w:type="paragraph" w:styleId="TOC1">
    <w:name w:val="toc 1"/>
    <w:basedOn w:val="Normal"/>
    <w:next w:val="Normal"/>
    <w:autoRedefine/>
    <w:uiPriority w:val="39"/>
    <w:unhideWhenUsed/>
    <w:rsid w:val="00DB78EE"/>
    <w:pPr>
      <w:spacing w:before="120"/>
    </w:pPr>
    <w:rPr>
      <w:rFonts w:cstheme="minorHAnsi"/>
      <w:b/>
      <w:bCs/>
      <w:i/>
      <w:iCs/>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4F512A"/>
    <w:pPr>
      <w:numPr>
        <w:numId w:val="12"/>
      </w:numPr>
      <w:spacing w:line="360" w:lineRule="auto"/>
    </w:pPr>
    <w:rPr>
      <w:sz w:val="36"/>
    </w:rPr>
  </w:style>
  <w:style w:type="paragraph" w:styleId="ListNumber2">
    <w:name w:val="List Number 2"/>
    <w:basedOn w:val="Normal"/>
    <w:uiPriority w:val="99"/>
    <w:rsid w:val="00017A82"/>
    <w:pPr>
      <w:numPr>
        <w:ilvl w:val="1"/>
        <w:numId w:val="12"/>
      </w:numPr>
      <w:spacing w:line="360" w:lineRule="auto"/>
    </w:pPr>
  </w:style>
  <w:style w:type="paragraph" w:customStyle="1" w:styleId="Deckblatt">
    <w:name w:val="Deckblatt"/>
    <w:basedOn w:val="BodyText"/>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ind w:left="440"/>
    </w:pPr>
    <w:rPr>
      <w:rFonts w:cstheme="minorHAnsi"/>
      <w:sz w:val="20"/>
      <w:szCs w:val="20"/>
    </w:rPr>
  </w:style>
  <w:style w:type="paragraph" w:styleId="TOC4">
    <w:name w:val="toc 4"/>
    <w:basedOn w:val="Normal"/>
    <w:next w:val="Normal"/>
    <w:autoRedefine/>
    <w:uiPriority w:val="39"/>
    <w:unhideWhenUsed/>
    <w:rsid w:val="006A5986"/>
    <w:pPr>
      <w:tabs>
        <w:tab w:val="left" w:pos="1100"/>
        <w:tab w:val="right" w:leader="dot" w:pos="9017"/>
      </w:tabs>
      <w:ind w:left="660"/>
    </w:pPr>
    <w:rPr>
      <w:rFonts w:cstheme="minorHAnsi"/>
      <w:sz w:val="20"/>
      <w:szCs w:val="20"/>
    </w:rPr>
  </w:style>
  <w:style w:type="paragraph" w:customStyle="1" w:styleId="Kapitelalternativ1">
    <w:name w:val="Kapitel (alternativ) 1"/>
    <w:basedOn w:val="BodyText"/>
    <w:next w:val="Kapitelalternativ2"/>
    <w:uiPriority w:val="2"/>
    <w:qFormat/>
    <w:rsid w:val="00B35DB1"/>
    <w:pPr>
      <w:keepNext/>
      <w:keepLines/>
      <w:numPr>
        <w:numId w:val="15"/>
      </w:numPr>
      <w:spacing w:before="480"/>
      <w:jc w:val="left"/>
    </w:pPr>
    <w:rPr>
      <w:b/>
      <w:sz w:val="36"/>
    </w:rPr>
  </w:style>
  <w:style w:type="paragraph" w:customStyle="1" w:styleId="Kapitelalternativ2">
    <w:name w:val="Kapitel (alternativ) 2"/>
    <w:basedOn w:val="BodyText"/>
    <w:next w:val="Kapitelalternativ3"/>
    <w:uiPriority w:val="2"/>
    <w:rsid w:val="00B35DB1"/>
    <w:pPr>
      <w:keepNext/>
      <w:keepLines/>
      <w:numPr>
        <w:ilvl w:val="1"/>
        <w:numId w:val="15"/>
      </w:numPr>
      <w:spacing w:before="240"/>
      <w:jc w:val="left"/>
    </w:pPr>
    <w:rPr>
      <w:sz w:val="36"/>
    </w:rPr>
  </w:style>
  <w:style w:type="paragraph" w:customStyle="1" w:styleId="Kapitelalternativ3">
    <w:name w:val="Kapitel (alternativ) 3"/>
    <w:basedOn w:val="BodyText"/>
    <w:uiPriority w:val="2"/>
    <w:rsid w:val="00B35DB1"/>
    <w:pPr>
      <w:keepNext/>
      <w:keepLines/>
      <w:numPr>
        <w:ilvl w:val="2"/>
        <w:numId w:val="15"/>
      </w:numPr>
      <w:spacing w:before="240"/>
      <w:jc w:val="left"/>
    </w:pPr>
    <w:rPr>
      <w:b/>
      <w:sz w:val="28"/>
    </w:rPr>
  </w:style>
  <w:style w:type="paragraph" w:customStyle="1" w:styleId="Kapitelalternativ4">
    <w:name w:val="Kapitel (alternativ) 4"/>
    <w:basedOn w:val="BodyText"/>
    <w:next w:val="Kapitelalternativ5"/>
    <w:uiPriority w:val="2"/>
    <w:rsid w:val="00B35DB1"/>
    <w:pPr>
      <w:keepNext/>
      <w:keepLines/>
      <w:numPr>
        <w:ilvl w:val="3"/>
        <w:numId w:val="15"/>
      </w:numPr>
      <w:spacing w:before="240"/>
      <w:jc w:val="left"/>
    </w:pPr>
    <w:rPr>
      <w:sz w:val="28"/>
    </w:rPr>
  </w:style>
  <w:style w:type="paragraph" w:customStyle="1" w:styleId="Kapitelalternativ5">
    <w:name w:val="Kapitel (alternativ) 5"/>
    <w:basedOn w:val="BodyText"/>
    <w:next w:val="BodyText"/>
    <w:uiPriority w:val="2"/>
    <w:rsid w:val="00B35DB1"/>
    <w:pPr>
      <w:keepNext/>
      <w:keepLines/>
      <w:numPr>
        <w:ilvl w:val="4"/>
        <w:numId w:val="15"/>
      </w:numPr>
      <w:spacing w:before="240" w:after="0"/>
      <w:jc w:val="left"/>
    </w:pPr>
    <w:rPr>
      <w:b/>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2"/>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rPr>
      <w:rFonts w:cstheme="minorHAnsi"/>
      <w:sz w:val="20"/>
      <w:szCs w:val="20"/>
    </w:rPr>
  </w:style>
  <w:style w:type="paragraph" w:customStyle="1" w:styleId="Verzeichnisende">
    <w:name w:val="Verzeichnisende"/>
    <w:basedOn w:val="Normal"/>
    <w:next w:val="Normal"/>
    <w:uiPriority w:val="2"/>
    <w:rsid w:val="00DB78EE"/>
    <w:rPr>
      <w:noProof/>
      <w:sz w:val="2"/>
    </w:rPr>
  </w:style>
  <w:style w:type="character" w:styleId="FollowedHyperlink">
    <w:name w:val="FollowedHyperlink"/>
    <w:basedOn w:val="DefaultParagraphFont"/>
    <w:uiPriority w:val="99"/>
    <w:semiHidden/>
    <w:unhideWhenUsed/>
    <w:rsid w:val="008D5AC7"/>
    <w:rPr>
      <w:color w:val="954F72"/>
      <w:u w:val="single"/>
    </w:rPr>
  </w:style>
  <w:style w:type="paragraph" w:customStyle="1" w:styleId="msonormal0">
    <w:name w:val="msonormal"/>
    <w:basedOn w:val="Normal"/>
    <w:rsid w:val="008D5AC7"/>
    <w:pPr>
      <w:spacing w:before="100" w:beforeAutospacing="1" w:afterAutospacing="1"/>
    </w:pPr>
  </w:style>
  <w:style w:type="paragraph" w:customStyle="1" w:styleId="xl63">
    <w:name w:val="xl63"/>
    <w:basedOn w:val="Normal"/>
    <w:rsid w:val="008D5AC7"/>
    <w:pPr>
      <w:spacing w:before="100" w:beforeAutospacing="1" w:afterAutospacing="1"/>
    </w:pPr>
  </w:style>
  <w:style w:type="paragraph" w:customStyle="1" w:styleId="xl64">
    <w:name w:val="xl64"/>
    <w:basedOn w:val="Normal"/>
    <w:rsid w:val="008D5AC7"/>
    <w:pPr>
      <w:spacing w:before="100" w:beforeAutospacing="1" w:afterAutospacing="1"/>
      <w:jc w:val="center"/>
    </w:pPr>
  </w:style>
  <w:style w:type="paragraph" w:customStyle="1" w:styleId="xl65">
    <w:name w:val="xl65"/>
    <w:basedOn w:val="Normal"/>
    <w:rsid w:val="008D5AC7"/>
    <w:pPr>
      <w:spacing w:before="100" w:beforeAutospacing="1" w:afterAutospacing="1"/>
    </w:pPr>
  </w:style>
  <w:style w:type="paragraph" w:customStyle="1" w:styleId="xl66">
    <w:name w:val="xl66"/>
    <w:basedOn w:val="Normal"/>
    <w:rsid w:val="008D5AC7"/>
    <w:pPr>
      <w:spacing w:before="100" w:beforeAutospacing="1" w:afterAutospacing="1"/>
      <w:jc w:val="center"/>
    </w:pPr>
  </w:style>
  <w:style w:type="paragraph" w:styleId="TOCHeading">
    <w:name w:val="TOC Heading"/>
    <w:basedOn w:val="Heading1"/>
    <w:next w:val="Normal"/>
    <w:uiPriority w:val="39"/>
    <w:unhideWhenUsed/>
    <w:qFormat/>
    <w:rsid w:val="008D5AC7"/>
    <w:pPr>
      <w:keepLines/>
      <w:spacing w:before="480" w:after="0" w:line="276" w:lineRule="auto"/>
      <w:jc w:val="left"/>
      <w:outlineLvl w:val="9"/>
    </w:pPr>
    <w:rPr>
      <w:rFonts w:asciiTheme="majorHAnsi" w:eastAsiaTheme="majorEastAsia" w:hAnsiTheme="majorHAnsi" w:cstheme="majorBidi"/>
      <w:b/>
      <w:bCs/>
      <w:color w:val="003D6E" w:themeColor="accent1" w:themeShade="BF"/>
      <w:szCs w:val="28"/>
    </w:rPr>
  </w:style>
  <w:style w:type="paragraph" w:styleId="TOC5">
    <w:name w:val="toc 5"/>
    <w:basedOn w:val="Normal"/>
    <w:next w:val="Normal"/>
    <w:autoRedefine/>
    <w:uiPriority w:val="39"/>
    <w:semiHidden/>
    <w:unhideWhenUsed/>
    <w:rsid w:val="008D5AC7"/>
    <w:pPr>
      <w:ind w:left="880"/>
    </w:pPr>
    <w:rPr>
      <w:rFonts w:cstheme="minorHAnsi"/>
      <w:sz w:val="20"/>
      <w:szCs w:val="20"/>
    </w:rPr>
  </w:style>
  <w:style w:type="paragraph" w:styleId="TOC6">
    <w:name w:val="toc 6"/>
    <w:basedOn w:val="Normal"/>
    <w:next w:val="Normal"/>
    <w:autoRedefine/>
    <w:uiPriority w:val="39"/>
    <w:semiHidden/>
    <w:unhideWhenUsed/>
    <w:rsid w:val="008D5AC7"/>
    <w:pPr>
      <w:ind w:left="1100"/>
    </w:pPr>
    <w:rPr>
      <w:rFonts w:cstheme="minorHAnsi"/>
      <w:sz w:val="20"/>
      <w:szCs w:val="20"/>
    </w:rPr>
  </w:style>
  <w:style w:type="paragraph" w:styleId="TOC7">
    <w:name w:val="toc 7"/>
    <w:basedOn w:val="Normal"/>
    <w:next w:val="Normal"/>
    <w:autoRedefine/>
    <w:uiPriority w:val="39"/>
    <w:semiHidden/>
    <w:unhideWhenUsed/>
    <w:rsid w:val="008D5AC7"/>
    <w:pPr>
      <w:ind w:left="1320"/>
    </w:pPr>
    <w:rPr>
      <w:rFonts w:cstheme="minorHAnsi"/>
      <w:sz w:val="20"/>
      <w:szCs w:val="20"/>
    </w:rPr>
  </w:style>
  <w:style w:type="paragraph" w:styleId="TOC8">
    <w:name w:val="toc 8"/>
    <w:basedOn w:val="Normal"/>
    <w:next w:val="Normal"/>
    <w:autoRedefine/>
    <w:uiPriority w:val="39"/>
    <w:semiHidden/>
    <w:unhideWhenUsed/>
    <w:rsid w:val="008D5AC7"/>
    <w:pPr>
      <w:ind w:left="1540"/>
    </w:pPr>
    <w:rPr>
      <w:rFonts w:cstheme="minorHAnsi"/>
      <w:sz w:val="20"/>
      <w:szCs w:val="20"/>
    </w:rPr>
  </w:style>
  <w:style w:type="character" w:styleId="PageNumber">
    <w:name w:val="page number"/>
    <w:basedOn w:val="DefaultParagraphFont"/>
    <w:uiPriority w:val="99"/>
    <w:semiHidden/>
    <w:unhideWhenUsed/>
    <w:rsid w:val="00FD1BCF"/>
  </w:style>
  <w:style w:type="paragraph" w:customStyle="1" w:styleId="Style1">
    <w:name w:val="Style1"/>
    <w:basedOn w:val="KapitelI"/>
    <w:uiPriority w:val="2"/>
    <w:rsid w:val="00FD1BCF"/>
  </w:style>
  <w:style w:type="character" w:customStyle="1" w:styleId="Heading5Char">
    <w:name w:val="Heading 5 Char"/>
    <w:basedOn w:val="DefaultParagraphFont"/>
    <w:link w:val="Heading5"/>
    <w:uiPriority w:val="9"/>
    <w:semiHidden/>
    <w:rsid w:val="00305545"/>
    <w:rPr>
      <w:rFonts w:asciiTheme="majorHAnsi" w:eastAsiaTheme="majorEastAsia" w:hAnsiTheme="majorHAnsi" w:cstheme="majorBidi"/>
      <w:color w:val="003D6E" w:themeColor="accent1" w:themeShade="BF"/>
    </w:rPr>
  </w:style>
  <w:style w:type="character" w:customStyle="1" w:styleId="Heading4Char">
    <w:name w:val="Heading 4 Char"/>
    <w:basedOn w:val="DefaultParagraphFont"/>
    <w:link w:val="Heading4"/>
    <w:uiPriority w:val="9"/>
    <w:semiHidden/>
    <w:rsid w:val="007935AA"/>
    <w:rPr>
      <w:rFonts w:asciiTheme="majorHAnsi" w:eastAsiaTheme="majorEastAsia" w:hAnsiTheme="majorHAnsi" w:cstheme="majorBidi"/>
      <w:i/>
      <w:iCs/>
      <w:color w:val="003D6E" w:themeColor="accent1" w:themeShade="BF"/>
    </w:rPr>
  </w:style>
  <w:style w:type="paragraph" w:styleId="TOAHeading">
    <w:name w:val="toa heading"/>
    <w:basedOn w:val="Normal"/>
    <w:next w:val="Normal"/>
    <w:uiPriority w:val="99"/>
    <w:semiHidden/>
    <w:unhideWhenUsed/>
    <w:rsid w:val="00F349B9"/>
    <w:pPr>
      <w:spacing w:before="120"/>
    </w:pPr>
    <w:rPr>
      <w:rFonts w:asciiTheme="majorHAnsi" w:eastAsiaTheme="majorEastAsia" w:hAnsiTheme="majorHAnsi" w:cstheme="majorBidi"/>
      <w:b/>
      <w:bCs/>
    </w:rPr>
  </w:style>
  <w:style w:type="character" w:styleId="CommentReference">
    <w:name w:val="annotation reference"/>
    <w:basedOn w:val="DefaultParagraphFont"/>
    <w:uiPriority w:val="99"/>
    <w:semiHidden/>
    <w:unhideWhenUsed/>
    <w:rsid w:val="00B128E1"/>
    <w:rPr>
      <w:sz w:val="16"/>
      <w:szCs w:val="16"/>
    </w:rPr>
  </w:style>
  <w:style w:type="paragraph" w:styleId="CommentText">
    <w:name w:val="annotation text"/>
    <w:basedOn w:val="Normal"/>
    <w:link w:val="CommentTextChar"/>
    <w:uiPriority w:val="99"/>
    <w:semiHidden/>
    <w:unhideWhenUsed/>
    <w:rsid w:val="00B128E1"/>
    <w:rPr>
      <w:sz w:val="20"/>
      <w:szCs w:val="20"/>
    </w:rPr>
  </w:style>
  <w:style w:type="character" w:customStyle="1" w:styleId="CommentTextChar">
    <w:name w:val="Comment Text Char"/>
    <w:basedOn w:val="DefaultParagraphFont"/>
    <w:link w:val="CommentText"/>
    <w:uiPriority w:val="99"/>
    <w:semiHidden/>
    <w:rsid w:val="00B128E1"/>
    <w:rPr>
      <w:sz w:val="20"/>
      <w:szCs w:val="20"/>
      <w:lang w:val="en-US"/>
    </w:rPr>
  </w:style>
  <w:style w:type="paragraph" w:styleId="CommentSubject">
    <w:name w:val="annotation subject"/>
    <w:basedOn w:val="CommentText"/>
    <w:next w:val="CommentText"/>
    <w:link w:val="CommentSubjectChar"/>
    <w:uiPriority w:val="99"/>
    <w:semiHidden/>
    <w:unhideWhenUsed/>
    <w:rsid w:val="00B128E1"/>
    <w:rPr>
      <w:b/>
      <w:bCs/>
    </w:rPr>
  </w:style>
  <w:style w:type="character" w:customStyle="1" w:styleId="CommentSubjectChar">
    <w:name w:val="Comment Subject Char"/>
    <w:basedOn w:val="CommentTextChar"/>
    <w:link w:val="CommentSubject"/>
    <w:uiPriority w:val="99"/>
    <w:semiHidden/>
    <w:rsid w:val="00B128E1"/>
    <w:rPr>
      <w:b/>
      <w:bCs/>
      <w:sz w:val="20"/>
      <w:szCs w:val="20"/>
      <w:lang w:val="en-US"/>
    </w:rPr>
  </w:style>
  <w:style w:type="paragraph" w:styleId="Revision">
    <w:name w:val="Revision"/>
    <w:hidden/>
    <w:uiPriority w:val="99"/>
    <w:semiHidden/>
    <w:rsid w:val="00992272"/>
    <w:pPr>
      <w:spacing w:after="0"/>
    </w:pPr>
    <w:rPr>
      <w:rFonts w:ascii="Times New Roman" w:eastAsia="Times New Roman" w:hAnsi="Times New Roman" w:cs="Times New Roman"/>
      <w:sz w:val="24"/>
      <w:szCs w:val="24"/>
      <w:lang w:val="en-US"/>
    </w:rPr>
  </w:style>
  <w:style w:type="character" w:customStyle="1" w:styleId="KapitelIChar">
    <w:name w:val="Kapitel I Char"/>
    <w:basedOn w:val="BodyTextChar"/>
    <w:link w:val="KapitelI"/>
    <w:uiPriority w:val="1"/>
    <w:rsid w:val="00D72689"/>
    <w:rPr>
      <w:rFonts w:ascii="Times New Roman" w:eastAsia="Times New Roman" w:hAnsi="Times New Roman" w:cs="Times New Roman"/>
      <w:sz w:val="36"/>
      <w:szCs w:val="18"/>
      <w:lang w:val="en-US"/>
    </w:rPr>
  </w:style>
  <w:style w:type="character" w:styleId="UnresolvedMention">
    <w:name w:val="Unresolved Mention"/>
    <w:basedOn w:val="DefaultParagraphFont"/>
    <w:uiPriority w:val="99"/>
    <w:semiHidden/>
    <w:unhideWhenUsed/>
    <w:rsid w:val="00C460F7"/>
    <w:rPr>
      <w:color w:val="605E5C"/>
      <w:shd w:val="clear" w:color="auto" w:fill="E1DFDD"/>
    </w:rPr>
  </w:style>
  <w:style w:type="paragraph" w:styleId="HTMLPreformatted">
    <w:name w:val="HTML Preformatted"/>
    <w:basedOn w:val="Normal"/>
    <w:link w:val="HTMLPreformattedChar"/>
    <w:uiPriority w:val="99"/>
    <w:semiHidden/>
    <w:unhideWhenUsed/>
    <w:rsid w:val="00C46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60F7"/>
    <w:rPr>
      <w:rFonts w:ascii="Courier New" w:eastAsia="Times New Roman" w:hAnsi="Courier New" w:cs="Courier New"/>
      <w:sz w:val="20"/>
      <w:szCs w:val="20"/>
      <w:lang w:val="en-US"/>
    </w:rPr>
  </w:style>
  <w:style w:type="character" w:customStyle="1" w:styleId="m">
    <w:name w:val="m"/>
    <w:basedOn w:val="DefaultParagraphFont"/>
    <w:rsid w:val="00C460F7"/>
  </w:style>
  <w:style w:type="character" w:customStyle="1" w:styleId="g">
    <w:name w:val="g"/>
    <w:basedOn w:val="DefaultParagraphFont"/>
    <w:rsid w:val="00C460F7"/>
  </w:style>
  <w:style w:type="character" w:customStyle="1" w:styleId="l">
    <w:name w:val="l"/>
    <w:basedOn w:val="DefaultParagraphFont"/>
    <w:rsid w:val="00C460F7"/>
  </w:style>
  <w:style w:type="character" w:customStyle="1" w:styleId="a">
    <w:name w:val="a"/>
    <w:basedOn w:val="DefaultParagraphFont"/>
    <w:rsid w:val="00C460F7"/>
  </w:style>
  <w:style w:type="character" w:customStyle="1" w:styleId="d">
    <w:name w:val="d"/>
    <w:basedOn w:val="DefaultParagraphFont"/>
    <w:rsid w:val="00C460F7"/>
  </w:style>
  <w:style w:type="character" w:customStyle="1" w:styleId="s">
    <w:name w:val="s"/>
    <w:basedOn w:val="DefaultParagraphFont"/>
    <w:rsid w:val="00C460F7"/>
  </w:style>
  <w:style w:type="character" w:customStyle="1" w:styleId="t">
    <w:name w:val="t"/>
    <w:basedOn w:val="DefaultParagraphFont"/>
    <w:rsid w:val="00C460F7"/>
  </w:style>
  <w:style w:type="character" w:customStyle="1" w:styleId="n">
    <w:name w:val="n"/>
    <w:basedOn w:val="DefaultParagraphFont"/>
    <w:rsid w:val="00C460F7"/>
  </w:style>
  <w:style w:type="character" w:customStyle="1" w:styleId="e">
    <w:name w:val="e"/>
    <w:basedOn w:val="DefaultParagraphFont"/>
    <w:rsid w:val="00C460F7"/>
  </w:style>
  <w:style w:type="character" w:customStyle="1" w:styleId="r">
    <w:name w:val="r"/>
    <w:basedOn w:val="DefaultParagraphFont"/>
    <w:rsid w:val="00C460F7"/>
  </w:style>
  <w:style w:type="character" w:customStyle="1" w:styleId="f">
    <w:name w:val="f"/>
    <w:basedOn w:val="DefaultParagraphFont"/>
    <w:rsid w:val="00C460F7"/>
  </w:style>
  <w:style w:type="character" w:customStyle="1" w:styleId="y">
    <w:name w:val="y"/>
    <w:basedOn w:val="DefaultParagraphFont"/>
    <w:rsid w:val="00C460F7"/>
  </w:style>
  <w:style w:type="character" w:customStyle="1" w:styleId="v">
    <w:name w:val="v"/>
    <w:basedOn w:val="DefaultParagraphFont"/>
    <w:rsid w:val="00C460F7"/>
  </w:style>
  <w:style w:type="character" w:customStyle="1" w:styleId="p">
    <w:name w:val="p"/>
    <w:basedOn w:val="DefaultParagraphFont"/>
    <w:rsid w:val="00C460F7"/>
  </w:style>
  <w:style w:type="character" w:customStyle="1" w:styleId="k">
    <w:name w:val="k"/>
    <w:basedOn w:val="DefaultParagraphFont"/>
    <w:rsid w:val="00C460F7"/>
  </w:style>
  <w:style w:type="character" w:customStyle="1" w:styleId="i">
    <w:name w:val="i"/>
    <w:basedOn w:val="DefaultParagraphFont"/>
    <w:rsid w:val="00C460F7"/>
  </w:style>
  <w:style w:type="character" w:customStyle="1" w:styleId="notaa">
    <w:name w:val="notaa"/>
    <w:basedOn w:val="DefaultParagraphFont"/>
    <w:rsid w:val="00C460F7"/>
  </w:style>
  <w:style w:type="character" w:customStyle="1" w:styleId="h">
    <w:name w:val="h"/>
    <w:basedOn w:val="DefaultParagraphFont"/>
    <w:rsid w:val="00C460F7"/>
  </w:style>
  <w:style w:type="character" w:customStyle="1" w:styleId="q">
    <w:name w:val="q"/>
    <w:basedOn w:val="DefaultParagraphFont"/>
    <w:rsid w:val="00C460F7"/>
  </w:style>
  <w:style w:type="character" w:customStyle="1" w:styleId="w">
    <w:name w:val="w"/>
    <w:basedOn w:val="DefaultParagraphFont"/>
    <w:rsid w:val="00C460F7"/>
  </w:style>
  <w:style w:type="character" w:customStyle="1" w:styleId="c">
    <w:name w:val="c"/>
    <w:basedOn w:val="DefaultParagraphFont"/>
    <w:rsid w:val="00C46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72054">
      <w:bodyDiv w:val="1"/>
      <w:marLeft w:val="0"/>
      <w:marRight w:val="0"/>
      <w:marTop w:val="0"/>
      <w:marBottom w:val="0"/>
      <w:divBdr>
        <w:top w:val="none" w:sz="0" w:space="0" w:color="auto"/>
        <w:left w:val="none" w:sz="0" w:space="0" w:color="auto"/>
        <w:bottom w:val="none" w:sz="0" w:space="0" w:color="auto"/>
        <w:right w:val="none" w:sz="0" w:space="0" w:color="auto"/>
      </w:divBdr>
    </w:div>
    <w:div w:id="216626064">
      <w:bodyDiv w:val="1"/>
      <w:marLeft w:val="0"/>
      <w:marRight w:val="0"/>
      <w:marTop w:val="0"/>
      <w:marBottom w:val="0"/>
      <w:divBdr>
        <w:top w:val="none" w:sz="0" w:space="0" w:color="auto"/>
        <w:left w:val="none" w:sz="0" w:space="0" w:color="auto"/>
        <w:bottom w:val="none" w:sz="0" w:space="0" w:color="auto"/>
        <w:right w:val="none" w:sz="0" w:space="0" w:color="auto"/>
      </w:divBdr>
    </w:div>
    <w:div w:id="234626112">
      <w:bodyDiv w:val="1"/>
      <w:marLeft w:val="0"/>
      <w:marRight w:val="0"/>
      <w:marTop w:val="0"/>
      <w:marBottom w:val="0"/>
      <w:divBdr>
        <w:top w:val="none" w:sz="0" w:space="0" w:color="auto"/>
        <w:left w:val="none" w:sz="0" w:space="0" w:color="auto"/>
        <w:bottom w:val="none" w:sz="0" w:space="0" w:color="auto"/>
        <w:right w:val="none" w:sz="0" w:space="0" w:color="auto"/>
      </w:divBdr>
    </w:div>
    <w:div w:id="235819598">
      <w:bodyDiv w:val="1"/>
      <w:marLeft w:val="0"/>
      <w:marRight w:val="0"/>
      <w:marTop w:val="0"/>
      <w:marBottom w:val="0"/>
      <w:divBdr>
        <w:top w:val="none" w:sz="0" w:space="0" w:color="auto"/>
        <w:left w:val="none" w:sz="0" w:space="0" w:color="auto"/>
        <w:bottom w:val="none" w:sz="0" w:space="0" w:color="auto"/>
        <w:right w:val="none" w:sz="0" w:space="0" w:color="auto"/>
      </w:divBdr>
    </w:div>
    <w:div w:id="310327210">
      <w:bodyDiv w:val="1"/>
      <w:marLeft w:val="0"/>
      <w:marRight w:val="0"/>
      <w:marTop w:val="0"/>
      <w:marBottom w:val="0"/>
      <w:divBdr>
        <w:top w:val="none" w:sz="0" w:space="0" w:color="auto"/>
        <w:left w:val="none" w:sz="0" w:space="0" w:color="auto"/>
        <w:bottom w:val="none" w:sz="0" w:space="0" w:color="auto"/>
        <w:right w:val="none" w:sz="0" w:space="0" w:color="auto"/>
      </w:divBdr>
      <w:divsChild>
        <w:div w:id="1217204045">
          <w:marLeft w:val="480"/>
          <w:marRight w:val="0"/>
          <w:marTop w:val="0"/>
          <w:marBottom w:val="0"/>
          <w:divBdr>
            <w:top w:val="none" w:sz="0" w:space="0" w:color="auto"/>
            <w:left w:val="none" w:sz="0" w:space="0" w:color="auto"/>
            <w:bottom w:val="none" w:sz="0" w:space="0" w:color="auto"/>
            <w:right w:val="none" w:sz="0" w:space="0" w:color="auto"/>
          </w:divBdr>
          <w:divsChild>
            <w:div w:id="520171698">
              <w:marLeft w:val="0"/>
              <w:marRight w:val="0"/>
              <w:marTop w:val="0"/>
              <w:marBottom w:val="0"/>
              <w:divBdr>
                <w:top w:val="none" w:sz="0" w:space="0" w:color="auto"/>
                <w:left w:val="none" w:sz="0" w:space="0" w:color="auto"/>
                <w:bottom w:val="none" w:sz="0" w:space="0" w:color="auto"/>
                <w:right w:val="none" w:sz="0" w:space="0" w:color="auto"/>
              </w:divBdr>
            </w:div>
            <w:div w:id="1117288620">
              <w:marLeft w:val="0"/>
              <w:marRight w:val="0"/>
              <w:marTop w:val="0"/>
              <w:marBottom w:val="0"/>
              <w:divBdr>
                <w:top w:val="none" w:sz="0" w:space="0" w:color="auto"/>
                <w:left w:val="none" w:sz="0" w:space="0" w:color="auto"/>
                <w:bottom w:val="none" w:sz="0" w:space="0" w:color="auto"/>
                <w:right w:val="none" w:sz="0" w:space="0" w:color="auto"/>
              </w:divBdr>
            </w:div>
            <w:div w:id="253898055">
              <w:marLeft w:val="0"/>
              <w:marRight w:val="0"/>
              <w:marTop w:val="0"/>
              <w:marBottom w:val="0"/>
              <w:divBdr>
                <w:top w:val="none" w:sz="0" w:space="0" w:color="auto"/>
                <w:left w:val="none" w:sz="0" w:space="0" w:color="auto"/>
                <w:bottom w:val="none" w:sz="0" w:space="0" w:color="auto"/>
                <w:right w:val="none" w:sz="0" w:space="0" w:color="auto"/>
              </w:divBdr>
            </w:div>
            <w:div w:id="496845353">
              <w:marLeft w:val="0"/>
              <w:marRight w:val="0"/>
              <w:marTop w:val="0"/>
              <w:marBottom w:val="0"/>
              <w:divBdr>
                <w:top w:val="none" w:sz="0" w:space="0" w:color="auto"/>
                <w:left w:val="none" w:sz="0" w:space="0" w:color="auto"/>
                <w:bottom w:val="none" w:sz="0" w:space="0" w:color="auto"/>
                <w:right w:val="none" w:sz="0" w:space="0" w:color="auto"/>
              </w:divBdr>
            </w:div>
            <w:div w:id="910774972">
              <w:marLeft w:val="0"/>
              <w:marRight w:val="0"/>
              <w:marTop w:val="0"/>
              <w:marBottom w:val="0"/>
              <w:divBdr>
                <w:top w:val="none" w:sz="0" w:space="0" w:color="auto"/>
                <w:left w:val="none" w:sz="0" w:space="0" w:color="auto"/>
                <w:bottom w:val="none" w:sz="0" w:space="0" w:color="auto"/>
                <w:right w:val="none" w:sz="0" w:space="0" w:color="auto"/>
              </w:divBdr>
            </w:div>
            <w:div w:id="544220693">
              <w:marLeft w:val="0"/>
              <w:marRight w:val="0"/>
              <w:marTop w:val="0"/>
              <w:marBottom w:val="0"/>
              <w:divBdr>
                <w:top w:val="none" w:sz="0" w:space="0" w:color="auto"/>
                <w:left w:val="none" w:sz="0" w:space="0" w:color="auto"/>
                <w:bottom w:val="none" w:sz="0" w:space="0" w:color="auto"/>
                <w:right w:val="none" w:sz="0" w:space="0" w:color="auto"/>
              </w:divBdr>
            </w:div>
            <w:div w:id="35739987">
              <w:marLeft w:val="0"/>
              <w:marRight w:val="0"/>
              <w:marTop w:val="0"/>
              <w:marBottom w:val="0"/>
              <w:divBdr>
                <w:top w:val="none" w:sz="0" w:space="0" w:color="auto"/>
                <w:left w:val="none" w:sz="0" w:space="0" w:color="auto"/>
                <w:bottom w:val="none" w:sz="0" w:space="0" w:color="auto"/>
                <w:right w:val="none" w:sz="0" w:space="0" w:color="auto"/>
              </w:divBdr>
            </w:div>
            <w:div w:id="1799377850">
              <w:marLeft w:val="0"/>
              <w:marRight w:val="0"/>
              <w:marTop w:val="0"/>
              <w:marBottom w:val="0"/>
              <w:divBdr>
                <w:top w:val="none" w:sz="0" w:space="0" w:color="auto"/>
                <w:left w:val="none" w:sz="0" w:space="0" w:color="auto"/>
                <w:bottom w:val="none" w:sz="0" w:space="0" w:color="auto"/>
                <w:right w:val="none" w:sz="0" w:space="0" w:color="auto"/>
              </w:divBdr>
            </w:div>
            <w:div w:id="708458089">
              <w:marLeft w:val="0"/>
              <w:marRight w:val="0"/>
              <w:marTop w:val="0"/>
              <w:marBottom w:val="0"/>
              <w:divBdr>
                <w:top w:val="none" w:sz="0" w:space="0" w:color="auto"/>
                <w:left w:val="none" w:sz="0" w:space="0" w:color="auto"/>
                <w:bottom w:val="none" w:sz="0" w:space="0" w:color="auto"/>
                <w:right w:val="none" w:sz="0" w:space="0" w:color="auto"/>
              </w:divBdr>
            </w:div>
            <w:div w:id="1922786141">
              <w:marLeft w:val="0"/>
              <w:marRight w:val="0"/>
              <w:marTop w:val="0"/>
              <w:marBottom w:val="0"/>
              <w:divBdr>
                <w:top w:val="none" w:sz="0" w:space="0" w:color="auto"/>
                <w:left w:val="none" w:sz="0" w:space="0" w:color="auto"/>
                <w:bottom w:val="none" w:sz="0" w:space="0" w:color="auto"/>
                <w:right w:val="none" w:sz="0" w:space="0" w:color="auto"/>
              </w:divBdr>
            </w:div>
            <w:div w:id="402684184">
              <w:marLeft w:val="0"/>
              <w:marRight w:val="0"/>
              <w:marTop w:val="0"/>
              <w:marBottom w:val="0"/>
              <w:divBdr>
                <w:top w:val="none" w:sz="0" w:space="0" w:color="auto"/>
                <w:left w:val="none" w:sz="0" w:space="0" w:color="auto"/>
                <w:bottom w:val="none" w:sz="0" w:space="0" w:color="auto"/>
                <w:right w:val="none" w:sz="0" w:space="0" w:color="auto"/>
              </w:divBdr>
            </w:div>
            <w:div w:id="1072579691">
              <w:marLeft w:val="0"/>
              <w:marRight w:val="0"/>
              <w:marTop w:val="0"/>
              <w:marBottom w:val="0"/>
              <w:divBdr>
                <w:top w:val="none" w:sz="0" w:space="0" w:color="auto"/>
                <w:left w:val="none" w:sz="0" w:space="0" w:color="auto"/>
                <w:bottom w:val="none" w:sz="0" w:space="0" w:color="auto"/>
                <w:right w:val="none" w:sz="0" w:space="0" w:color="auto"/>
              </w:divBdr>
            </w:div>
            <w:div w:id="1270042543">
              <w:marLeft w:val="0"/>
              <w:marRight w:val="0"/>
              <w:marTop w:val="0"/>
              <w:marBottom w:val="0"/>
              <w:divBdr>
                <w:top w:val="none" w:sz="0" w:space="0" w:color="auto"/>
                <w:left w:val="none" w:sz="0" w:space="0" w:color="auto"/>
                <w:bottom w:val="none" w:sz="0" w:space="0" w:color="auto"/>
                <w:right w:val="none" w:sz="0" w:space="0" w:color="auto"/>
              </w:divBdr>
            </w:div>
            <w:div w:id="494883824">
              <w:marLeft w:val="0"/>
              <w:marRight w:val="0"/>
              <w:marTop w:val="0"/>
              <w:marBottom w:val="0"/>
              <w:divBdr>
                <w:top w:val="none" w:sz="0" w:space="0" w:color="auto"/>
                <w:left w:val="none" w:sz="0" w:space="0" w:color="auto"/>
                <w:bottom w:val="none" w:sz="0" w:space="0" w:color="auto"/>
                <w:right w:val="none" w:sz="0" w:space="0" w:color="auto"/>
              </w:divBdr>
            </w:div>
            <w:div w:id="1347446104">
              <w:marLeft w:val="0"/>
              <w:marRight w:val="0"/>
              <w:marTop w:val="0"/>
              <w:marBottom w:val="0"/>
              <w:divBdr>
                <w:top w:val="none" w:sz="0" w:space="0" w:color="auto"/>
                <w:left w:val="none" w:sz="0" w:space="0" w:color="auto"/>
                <w:bottom w:val="none" w:sz="0" w:space="0" w:color="auto"/>
                <w:right w:val="none" w:sz="0" w:space="0" w:color="auto"/>
              </w:divBdr>
            </w:div>
            <w:div w:id="434328298">
              <w:marLeft w:val="0"/>
              <w:marRight w:val="0"/>
              <w:marTop w:val="0"/>
              <w:marBottom w:val="0"/>
              <w:divBdr>
                <w:top w:val="none" w:sz="0" w:space="0" w:color="auto"/>
                <w:left w:val="none" w:sz="0" w:space="0" w:color="auto"/>
                <w:bottom w:val="none" w:sz="0" w:space="0" w:color="auto"/>
                <w:right w:val="none" w:sz="0" w:space="0" w:color="auto"/>
              </w:divBdr>
            </w:div>
            <w:div w:id="97066165">
              <w:marLeft w:val="0"/>
              <w:marRight w:val="0"/>
              <w:marTop w:val="0"/>
              <w:marBottom w:val="0"/>
              <w:divBdr>
                <w:top w:val="none" w:sz="0" w:space="0" w:color="auto"/>
                <w:left w:val="none" w:sz="0" w:space="0" w:color="auto"/>
                <w:bottom w:val="none" w:sz="0" w:space="0" w:color="auto"/>
                <w:right w:val="none" w:sz="0" w:space="0" w:color="auto"/>
              </w:divBdr>
            </w:div>
            <w:div w:id="1619988562">
              <w:marLeft w:val="0"/>
              <w:marRight w:val="0"/>
              <w:marTop w:val="0"/>
              <w:marBottom w:val="0"/>
              <w:divBdr>
                <w:top w:val="none" w:sz="0" w:space="0" w:color="auto"/>
                <w:left w:val="none" w:sz="0" w:space="0" w:color="auto"/>
                <w:bottom w:val="none" w:sz="0" w:space="0" w:color="auto"/>
                <w:right w:val="none" w:sz="0" w:space="0" w:color="auto"/>
              </w:divBdr>
            </w:div>
            <w:div w:id="458764957">
              <w:marLeft w:val="0"/>
              <w:marRight w:val="0"/>
              <w:marTop w:val="0"/>
              <w:marBottom w:val="0"/>
              <w:divBdr>
                <w:top w:val="none" w:sz="0" w:space="0" w:color="auto"/>
                <w:left w:val="none" w:sz="0" w:space="0" w:color="auto"/>
                <w:bottom w:val="none" w:sz="0" w:space="0" w:color="auto"/>
                <w:right w:val="none" w:sz="0" w:space="0" w:color="auto"/>
              </w:divBdr>
            </w:div>
            <w:div w:id="924343410">
              <w:marLeft w:val="0"/>
              <w:marRight w:val="0"/>
              <w:marTop w:val="0"/>
              <w:marBottom w:val="0"/>
              <w:divBdr>
                <w:top w:val="none" w:sz="0" w:space="0" w:color="auto"/>
                <w:left w:val="none" w:sz="0" w:space="0" w:color="auto"/>
                <w:bottom w:val="none" w:sz="0" w:space="0" w:color="auto"/>
                <w:right w:val="none" w:sz="0" w:space="0" w:color="auto"/>
              </w:divBdr>
            </w:div>
            <w:div w:id="594478854">
              <w:marLeft w:val="0"/>
              <w:marRight w:val="0"/>
              <w:marTop w:val="0"/>
              <w:marBottom w:val="0"/>
              <w:divBdr>
                <w:top w:val="none" w:sz="0" w:space="0" w:color="auto"/>
                <w:left w:val="none" w:sz="0" w:space="0" w:color="auto"/>
                <w:bottom w:val="none" w:sz="0" w:space="0" w:color="auto"/>
                <w:right w:val="none" w:sz="0" w:space="0" w:color="auto"/>
              </w:divBdr>
            </w:div>
            <w:div w:id="2013606151">
              <w:marLeft w:val="0"/>
              <w:marRight w:val="0"/>
              <w:marTop w:val="0"/>
              <w:marBottom w:val="0"/>
              <w:divBdr>
                <w:top w:val="none" w:sz="0" w:space="0" w:color="auto"/>
                <w:left w:val="none" w:sz="0" w:space="0" w:color="auto"/>
                <w:bottom w:val="none" w:sz="0" w:space="0" w:color="auto"/>
                <w:right w:val="none" w:sz="0" w:space="0" w:color="auto"/>
              </w:divBdr>
            </w:div>
            <w:div w:id="1789424188">
              <w:marLeft w:val="0"/>
              <w:marRight w:val="0"/>
              <w:marTop w:val="0"/>
              <w:marBottom w:val="0"/>
              <w:divBdr>
                <w:top w:val="none" w:sz="0" w:space="0" w:color="auto"/>
                <w:left w:val="none" w:sz="0" w:space="0" w:color="auto"/>
                <w:bottom w:val="none" w:sz="0" w:space="0" w:color="auto"/>
                <w:right w:val="none" w:sz="0" w:space="0" w:color="auto"/>
              </w:divBdr>
            </w:div>
            <w:div w:id="40332007">
              <w:marLeft w:val="0"/>
              <w:marRight w:val="0"/>
              <w:marTop w:val="0"/>
              <w:marBottom w:val="0"/>
              <w:divBdr>
                <w:top w:val="none" w:sz="0" w:space="0" w:color="auto"/>
                <w:left w:val="none" w:sz="0" w:space="0" w:color="auto"/>
                <w:bottom w:val="none" w:sz="0" w:space="0" w:color="auto"/>
                <w:right w:val="none" w:sz="0" w:space="0" w:color="auto"/>
              </w:divBdr>
            </w:div>
            <w:div w:id="1405951516">
              <w:marLeft w:val="0"/>
              <w:marRight w:val="0"/>
              <w:marTop w:val="0"/>
              <w:marBottom w:val="0"/>
              <w:divBdr>
                <w:top w:val="none" w:sz="0" w:space="0" w:color="auto"/>
                <w:left w:val="none" w:sz="0" w:space="0" w:color="auto"/>
                <w:bottom w:val="none" w:sz="0" w:space="0" w:color="auto"/>
                <w:right w:val="none" w:sz="0" w:space="0" w:color="auto"/>
              </w:divBdr>
            </w:div>
            <w:div w:id="90742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4306">
      <w:bodyDiv w:val="1"/>
      <w:marLeft w:val="0"/>
      <w:marRight w:val="0"/>
      <w:marTop w:val="0"/>
      <w:marBottom w:val="0"/>
      <w:divBdr>
        <w:top w:val="none" w:sz="0" w:space="0" w:color="auto"/>
        <w:left w:val="none" w:sz="0" w:space="0" w:color="auto"/>
        <w:bottom w:val="none" w:sz="0" w:space="0" w:color="auto"/>
        <w:right w:val="none" w:sz="0" w:space="0" w:color="auto"/>
      </w:divBdr>
    </w:div>
    <w:div w:id="390933436">
      <w:bodyDiv w:val="1"/>
      <w:marLeft w:val="0"/>
      <w:marRight w:val="0"/>
      <w:marTop w:val="0"/>
      <w:marBottom w:val="0"/>
      <w:divBdr>
        <w:top w:val="none" w:sz="0" w:space="0" w:color="auto"/>
        <w:left w:val="none" w:sz="0" w:space="0" w:color="auto"/>
        <w:bottom w:val="none" w:sz="0" w:space="0" w:color="auto"/>
        <w:right w:val="none" w:sz="0" w:space="0" w:color="auto"/>
      </w:divBdr>
    </w:div>
    <w:div w:id="406810967">
      <w:bodyDiv w:val="1"/>
      <w:marLeft w:val="0"/>
      <w:marRight w:val="0"/>
      <w:marTop w:val="0"/>
      <w:marBottom w:val="0"/>
      <w:divBdr>
        <w:top w:val="none" w:sz="0" w:space="0" w:color="auto"/>
        <w:left w:val="none" w:sz="0" w:space="0" w:color="auto"/>
        <w:bottom w:val="none" w:sz="0" w:space="0" w:color="auto"/>
        <w:right w:val="none" w:sz="0" w:space="0" w:color="auto"/>
      </w:divBdr>
    </w:div>
    <w:div w:id="427115701">
      <w:bodyDiv w:val="1"/>
      <w:marLeft w:val="0"/>
      <w:marRight w:val="0"/>
      <w:marTop w:val="0"/>
      <w:marBottom w:val="0"/>
      <w:divBdr>
        <w:top w:val="none" w:sz="0" w:space="0" w:color="auto"/>
        <w:left w:val="none" w:sz="0" w:space="0" w:color="auto"/>
        <w:bottom w:val="none" w:sz="0" w:space="0" w:color="auto"/>
        <w:right w:val="none" w:sz="0" w:space="0" w:color="auto"/>
      </w:divBdr>
      <w:divsChild>
        <w:div w:id="1150974431">
          <w:marLeft w:val="480"/>
          <w:marRight w:val="0"/>
          <w:marTop w:val="0"/>
          <w:marBottom w:val="0"/>
          <w:divBdr>
            <w:top w:val="none" w:sz="0" w:space="0" w:color="auto"/>
            <w:left w:val="none" w:sz="0" w:space="0" w:color="auto"/>
            <w:bottom w:val="none" w:sz="0" w:space="0" w:color="auto"/>
            <w:right w:val="none" w:sz="0" w:space="0" w:color="auto"/>
          </w:divBdr>
          <w:divsChild>
            <w:div w:id="1341274842">
              <w:marLeft w:val="0"/>
              <w:marRight w:val="0"/>
              <w:marTop w:val="0"/>
              <w:marBottom w:val="0"/>
              <w:divBdr>
                <w:top w:val="none" w:sz="0" w:space="0" w:color="auto"/>
                <w:left w:val="none" w:sz="0" w:space="0" w:color="auto"/>
                <w:bottom w:val="none" w:sz="0" w:space="0" w:color="auto"/>
                <w:right w:val="none" w:sz="0" w:space="0" w:color="auto"/>
              </w:divBdr>
            </w:div>
            <w:div w:id="1766924524">
              <w:marLeft w:val="0"/>
              <w:marRight w:val="0"/>
              <w:marTop w:val="0"/>
              <w:marBottom w:val="0"/>
              <w:divBdr>
                <w:top w:val="none" w:sz="0" w:space="0" w:color="auto"/>
                <w:left w:val="none" w:sz="0" w:space="0" w:color="auto"/>
                <w:bottom w:val="none" w:sz="0" w:space="0" w:color="auto"/>
                <w:right w:val="none" w:sz="0" w:space="0" w:color="auto"/>
              </w:divBdr>
            </w:div>
            <w:div w:id="173736176">
              <w:marLeft w:val="0"/>
              <w:marRight w:val="0"/>
              <w:marTop w:val="0"/>
              <w:marBottom w:val="0"/>
              <w:divBdr>
                <w:top w:val="none" w:sz="0" w:space="0" w:color="auto"/>
                <w:left w:val="none" w:sz="0" w:space="0" w:color="auto"/>
                <w:bottom w:val="none" w:sz="0" w:space="0" w:color="auto"/>
                <w:right w:val="none" w:sz="0" w:space="0" w:color="auto"/>
              </w:divBdr>
            </w:div>
            <w:div w:id="1866284851">
              <w:marLeft w:val="0"/>
              <w:marRight w:val="0"/>
              <w:marTop w:val="0"/>
              <w:marBottom w:val="0"/>
              <w:divBdr>
                <w:top w:val="none" w:sz="0" w:space="0" w:color="auto"/>
                <w:left w:val="none" w:sz="0" w:space="0" w:color="auto"/>
                <w:bottom w:val="none" w:sz="0" w:space="0" w:color="auto"/>
                <w:right w:val="none" w:sz="0" w:space="0" w:color="auto"/>
              </w:divBdr>
            </w:div>
            <w:div w:id="825822731">
              <w:marLeft w:val="0"/>
              <w:marRight w:val="0"/>
              <w:marTop w:val="0"/>
              <w:marBottom w:val="0"/>
              <w:divBdr>
                <w:top w:val="none" w:sz="0" w:space="0" w:color="auto"/>
                <w:left w:val="none" w:sz="0" w:space="0" w:color="auto"/>
                <w:bottom w:val="none" w:sz="0" w:space="0" w:color="auto"/>
                <w:right w:val="none" w:sz="0" w:space="0" w:color="auto"/>
              </w:divBdr>
            </w:div>
            <w:div w:id="1382368736">
              <w:marLeft w:val="0"/>
              <w:marRight w:val="0"/>
              <w:marTop w:val="0"/>
              <w:marBottom w:val="0"/>
              <w:divBdr>
                <w:top w:val="none" w:sz="0" w:space="0" w:color="auto"/>
                <w:left w:val="none" w:sz="0" w:space="0" w:color="auto"/>
                <w:bottom w:val="none" w:sz="0" w:space="0" w:color="auto"/>
                <w:right w:val="none" w:sz="0" w:space="0" w:color="auto"/>
              </w:divBdr>
            </w:div>
            <w:div w:id="1338070588">
              <w:marLeft w:val="0"/>
              <w:marRight w:val="0"/>
              <w:marTop w:val="0"/>
              <w:marBottom w:val="0"/>
              <w:divBdr>
                <w:top w:val="none" w:sz="0" w:space="0" w:color="auto"/>
                <w:left w:val="none" w:sz="0" w:space="0" w:color="auto"/>
                <w:bottom w:val="none" w:sz="0" w:space="0" w:color="auto"/>
                <w:right w:val="none" w:sz="0" w:space="0" w:color="auto"/>
              </w:divBdr>
            </w:div>
            <w:div w:id="1283195849">
              <w:marLeft w:val="0"/>
              <w:marRight w:val="0"/>
              <w:marTop w:val="0"/>
              <w:marBottom w:val="0"/>
              <w:divBdr>
                <w:top w:val="none" w:sz="0" w:space="0" w:color="auto"/>
                <w:left w:val="none" w:sz="0" w:space="0" w:color="auto"/>
                <w:bottom w:val="none" w:sz="0" w:space="0" w:color="auto"/>
                <w:right w:val="none" w:sz="0" w:space="0" w:color="auto"/>
              </w:divBdr>
            </w:div>
            <w:div w:id="1149640133">
              <w:marLeft w:val="0"/>
              <w:marRight w:val="0"/>
              <w:marTop w:val="0"/>
              <w:marBottom w:val="0"/>
              <w:divBdr>
                <w:top w:val="none" w:sz="0" w:space="0" w:color="auto"/>
                <w:left w:val="none" w:sz="0" w:space="0" w:color="auto"/>
                <w:bottom w:val="none" w:sz="0" w:space="0" w:color="auto"/>
                <w:right w:val="none" w:sz="0" w:space="0" w:color="auto"/>
              </w:divBdr>
            </w:div>
            <w:div w:id="793862285">
              <w:marLeft w:val="0"/>
              <w:marRight w:val="0"/>
              <w:marTop w:val="0"/>
              <w:marBottom w:val="0"/>
              <w:divBdr>
                <w:top w:val="none" w:sz="0" w:space="0" w:color="auto"/>
                <w:left w:val="none" w:sz="0" w:space="0" w:color="auto"/>
                <w:bottom w:val="none" w:sz="0" w:space="0" w:color="auto"/>
                <w:right w:val="none" w:sz="0" w:space="0" w:color="auto"/>
              </w:divBdr>
            </w:div>
            <w:div w:id="929587604">
              <w:marLeft w:val="0"/>
              <w:marRight w:val="0"/>
              <w:marTop w:val="0"/>
              <w:marBottom w:val="0"/>
              <w:divBdr>
                <w:top w:val="none" w:sz="0" w:space="0" w:color="auto"/>
                <w:left w:val="none" w:sz="0" w:space="0" w:color="auto"/>
                <w:bottom w:val="none" w:sz="0" w:space="0" w:color="auto"/>
                <w:right w:val="none" w:sz="0" w:space="0" w:color="auto"/>
              </w:divBdr>
            </w:div>
            <w:div w:id="214243246">
              <w:marLeft w:val="0"/>
              <w:marRight w:val="0"/>
              <w:marTop w:val="0"/>
              <w:marBottom w:val="0"/>
              <w:divBdr>
                <w:top w:val="none" w:sz="0" w:space="0" w:color="auto"/>
                <w:left w:val="none" w:sz="0" w:space="0" w:color="auto"/>
                <w:bottom w:val="none" w:sz="0" w:space="0" w:color="auto"/>
                <w:right w:val="none" w:sz="0" w:space="0" w:color="auto"/>
              </w:divBdr>
            </w:div>
            <w:div w:id="2060592702">
              <w:marLeft w:val="0"/>
              <w:marRight w:val="0"/>
              <w:marTop w:val="0"/>
              <w:marBottom w:val="0"/>
              <w:divBdr>
                <w:top w:val="none" w:sz="0" w:space="0" w:color="auto"/>
                <w:left w:val="none" w:sz="0" w:space="0" w:color="auto"/>
                <w:bottom w:val="none" w:sz="0" w:space="0" w:color="auto"/>
                <w:right w:val="none" w:sz="0" w:space="0" w:color="auto"/>
              </w:divBdr>
            </w:div>
            <w:div w:id="831455934">
              <w:marLeft w:val="0"/>
              <w:marRight w:val="0"/>
              <w:marTop w:val="0"/>
              <w:marBottom w:val="0"/>
              <w:divBdr>
                <w:top w:val="none" w:sz="0" w:space="0" w:color="auto"/>
                <w:left w:val="none" w:sz="0" w:space="0" w:color="auto"/>
                <w:bottom w:val="none" w:sz="0" w:space="0" w:color="auto"/>
                <w:right w:val="none" w:sz="0" w:space="0" w:color="auto"/>
              </w:divBdr>
            </w:div>
            <w:div w:id="803697677">
              <w:marLeft w:val="0"/>
              <w:marRight w:val="0"/>
              <w:marTop w:val="0"/>
              <w:marBottom w:val="0"/>
              <w:divBdr>
                <w:top w:val="none" w:sz="0" w:space="0" w:color="auto"/>
                <w:left w:val="none" w:sz="0" w:space="0" w:color="auto"/>
                <w:bottom w:val="none" w:sz="0" w:space="0" w:color="auto"/>
                <w:right w:val="none" w:sz="0" w:space="0" w:color="auto"/>
              </w:divBdr>
            </w:div>
            <w:div w:id="929856111">
              <w:marLeft w:val="0"/>
              <w:marRight w:val="0"/>
              <w:marTop w:val="0"/>
              <w:marBottom w:val="0"/>
              <w:divBdr>
                <w:top w:val="none" w:sz="0" w:space="0" w:color="auto"/>
                <w:left w:val="none" w:sz="0" w:space="0" w:color="auto"/>
                <w:bottom w:val="none" w:sz="0" w:space="0" w:color="auto"/>
                <w:right w:val="none" w:sz="0" w:space="0" w:color="auto"/>
              </w:divBdr>
            </w:div>
            <w:div w:id="617029224">
              <w:marLeft w:val="0"/>
              <w:marRight w:val="0"/>
              <w:marTop w:val="0"/>
              <w:marBottom w:val="0"/>
              <w:divBdr>
                <w:top w:val="none" w:sz="0" w:space="0" w:color="auto"/>
                <w:left w:val="none" w:sz="0" w:space="0" w:color="auto"/>
                <w:bottom w:val="none" w:sz="0" w:space="0" w:color="auto"/>
                <w:right w:val="none" w:sz="0" w:space="0" w:color="auto"/>
              </w:divBdr>
            </w:div>
            <w:div w:id="513417916">
              <w:marLeft w:val="0"/>
              <w:marRight w:val="0"/>
              <w:marTop w:val="0"/>
              <w:marBottom w:val="0"/>
              <w:divBdr>
                <w:top w:val="none" w:sz="0" w:space="0" w:color="auto"/>
                <w:left w:val="none" w:sz="0" w:space="0" w:color="auto"/>
                <w:bottom w:val="none" w:sz="0" w:space="0" w:color="auto"/>
                <w:right w:val="none" w:sz="0" w:space="0" w:color="auto"/>
              </w:divBdr>
            </w:div>
            <w:div w:id="633557474">
              <w:marLeft w:val="0"/>
              <w:marRight w:val="0"/>
              <w:marTop w:val="0"/>
              <w:marBottom w:val="0"/>
              <w:divBdr>
                <w:top w:val="none" w:sz="0" w:space="0" w:color="auto"/>
                <w:left w:val="none" w:sz="0" w:space="0" w:color="auto"/>
                <w:bottom w:val="none" w:sz="0" w:space="0" w:color="auto"/>
                <w:right w:val="none" w:sz="0" w:space="0" w:color="auto"/>
              </w:divBdr>
            </w:div>
            <w:div w:id="2053991053">
              <w:marLeft w:val="0"/>
              <w:marRight w:val="0"/>
              <w:marTop w:val="0"/>
              <w:marBottom w:val="0"/>
              <w:divBdr>
                <w:top w:val="none" w:sz="0" w:space="0" w:color="auto"/>
                <w:left w:val="none" w:sz="0" w:space="0" w:color="auto"/>
                <w:bottom w:val="none" w:sz="0" w:space="0" w:color="auto"/>
                <w:right w:val="none" w:sz="0" w:space="0" w:color="auto"/>
              </w:divBdr>
            </w:div>
            <w:div w:id="1383795172">
              <w:marLeft w:val="0"/>
              <w:marRight w:val="0"/>
              <w:marTop w:val="0"/>
              <w:marBottom w:val="0"/>
              <w:divBdr>
                <w:top w:val="none" w:sz="0" w:space="0" w:color="auto"/>
                <w:left w:val="none" w:sz="0" w:space="0" w:color="auto"/>
                <w:bottom w:val="none" w:sz="0" w:space="0" w:color="auto"/>
                <w:right w:val="none" w:sz="0" w:space="0" w:color="auto"/>
              </w:divBdr>
            </w:div>
            <w:div w:id="87624601">
              <w:marLeft w:val="0"/>
              <w:marRight w:val="0"/>
              <w:marTop w:val="0"/>
              <w:marBottom w:val="0"/>
              <w:divBdr>
                <w:top w:val="none" w:sz="0" w:space="0" w:color="auto"/>
                <w:left w:val="none" w:sz="0" w:space="0" w:color="auto"/>
                <w:bottom w:val="none" w:sz="0" w:space="0" w:color="auto"/>
                <w:right w:val="none" w:sz="0" w:space="0" w:color="auto"/>
              </w:divBdr>
            </w:div>
            <w:div w:id="74322578">
              <w:marLeft w:val="0"/>
              <w:marRight w:val="0"/>
              <w:marTop w:val="0"/>
              <w:marBottom w:val="0"/>
              <w:divBdr>
                <w:top w:val="none" w:sz="0" w:space="0" w:color="auto"/>
                <w:left w:val="none" w:sz="0" w:space="0" w:color="auto"/>
                <w:bottom w:val="none" w:sz="0" w:space="0" w:color="auto"/>
                <w:right w:val="none" w:sz="0" w:space="0" w:color="auto"/>
              </w:divBdr>
            </w:div>
            <w:div w:id="1824198635">
              <w:marLeft w:val="0"/>
              <w:marRight w:val="0"/>
              <w:marTop w:val="0"/>
              <w:marBottom w:val="0"/>
              <w:divBdr>
                <w:top w:val="none" w:sz="0" w:space="0" w:color="auto"/>
                <w:left w:val="none" w:sz="0" w:space="0" w:color="auto"/>
                <w:bottom w:val="none" w:sz="0" w:space="0" w:color="auto"/>
                <w:right w:val="none" w:sz="0" w:space="0" w:color="auto"/>
              </w:divBdr>
            </w:div>
            <w:div w:id="1153647107">
              <w:marLeft w:val="0"/>
              <w:marRight w:val="0"/>
              <w:marTop w:val="0"/>
              <w:marBottom w:val="0"/>
              <w:divBdr>
                <w:top w:val="none" w:sz="0" w:space="0" w:color="auto"/>
                <w:left w:val="none" w:sz="0" w:space="0" w:color="auto"/>
                <w:bottom w:val="none" w:sz="0" w:space="0" w:color="auto"/>
                <w:right w:val="none" w:sz="0" w:space="0" w:color="auto"/>
              </w:divBdr>
            </w:div>
            <w:div w:id="2085256866">
              <w:marLeft w:val="0"/>
              <w:marRight w:val="0"/>
              <w:marTop w:val="0"/>
              <w:marBottom w:val="0"/>
              <w:divBdr>
                <w:top w:val="none" w:sz="0" w:space="0" w:color="auto"/>
                <w:left w:val="none" w:sz="0" w:space="0" w:color="auto"/>
                <w:bottom w:val="none" w:sz="0" w:space="0" w:color="auto"/>
                <w:right w:val="none" w:sz="0" w:space="0" w:color="auto"/>
              </w:divBdr>
            </w:div>
            <w:div w:id="747774708">
              <w:marLeft w:val="0"/>
              <w:marRight w:val="0"/>
              <w:marTop w:val="0"/>
              <w:marBottom w:val="0"/>
              <w:divBdr>
                <w:top w:val="none" w:sz="0" w:space="0" w:color="auto"/>
                <w:left w:val="none" w:sz="0" w:space="0" w:color="auto"/>
                <w:bottom w:val="none" w:sz="0" w:space="0" w:color="auto"/>
                <w:right w:val="none" w:sz="0" w:space="0" w:color="auto"/>
              </w:divBdr>
            </w:div>
            <w:div w:id="1998537991">
              <w:marLeft w:val="0"/>
              <w:marRight w:val="0"/>
              <w:marTop w:val="0"/>
              <w:marBottom w:val="0"/>
              <w:divBdr>
                <w:top w:val="none" w:sz="0" w:space="0" w:color="auto"/>
                <w:left w:val="none" w:sz="0" w:space="0" w:color="auto"/>
                <w:bottom w:val="none" w:sz="0" w:space="0" w:color="auto"/>
                <w:right w:val="none" w:sz="0" w:space="0" w:color="auto"/>
              </w:divBdr>
            </w:div>
            <w:div w:id="874737629">
              <w:marLeft w:val="0"/>
              <w:marRight w:val="0"/>
              <w:marTop w:val="0"/>
              <w:marBottom w:val="0"/>
              <w:divBdr>
                <w:top w:val="none" w:sz="0" w:space="0" w:color="auto"/>
                <w:left w:val="none" w:sz="0" w:space="0" w:color="auto"/>
                <w:bottom w:val="none" w:sz="0" w:space="0" w:color="auto"/>
                <w:right w:val="none" w:sz="0" w:space="0" w:color="auto"/>
              </w:divBdr>
            </w:div>
            <w:div w:id="187376800">
              <w:marLeft w:val="0"/>
              <w:marRight w:val="0"/>
              <w:marTop w:val="0"/>
              <w:marBottom w:val="0"/>
              <w:divBdr>
                <w:top w:val="none" w:sz="0" w:space="0" w:color="auto"/>
                <w:left w:val="none" w:sz="0" w:space="0" w:color="auto"/>
                <w:bottom w:val="none" w:sz="0" w:space="0" w:color="auto"/>
                <w:right w:val="none" w:sz="0" w:space="0" w:color="auto"/>
              </w:divBdr>
            </w:div>
            <w:div w:id="409691118">
              <w:marLeft w:val="0"/>
              <w:marRight w:val="0"/>
              <w:marTop w:val="0"/>
              <w:marBottom w:val="0"/>
              <w:divBdr>
                <w:top w:val="none" w:sz="0" w:space="0" w:color="auto"/>
                <w:left w:val="none" w:sz="0" w:space="0" w:color="auto"/>
                <w:bottom w:val="none" w:sz="0" w:space="0" w:color="auto"/>
                <w:right w:val="none" w:sz="0" w:space="0" w:color="auto"/>
              </w:divBdr>
            </w:div>
            <w:div w:id="949239184">
              <w:marLeft w:val="0"/>
              <w:marRight w:val="0"/>
              <w:marTop w:val="0"/>
              <w:marBottom w:val="0"/>
              <w:divBdr>
                <w:top w:val="none" w:sz="0" w:space="0" w:color="auto"/>
                <w:left w:val="none" w:sz="0" w:space="0" w:color="auto"/>
                <w:bottom w:val="none" w:sz="0" w:space="0" w:color="auto"/>
                <w:right w:val="none" w:sz="0" w:space="0" w:color="auto"/>
              </w:divBdr>
            </w:div>
            <w:div w:id="1657343824">
              <w:marLeft w:val="0"/>
              <w:marRight w:val="0"/>
              <w:marTop w:val="0"/>
              <w:marBottom w:val="0"/>
              <w:divBdr>
                <w:top w:val="none" w:sz="0" w:space="0" w:color="auto"/>
                <w:left w:val="none" w:sz="0" w:space="0" w:color="auto"/>
                <w:bottom w:val="none" w:sz="0" w:space="0" w:color="auto"/>
                <w:right w:val="none" w:sz="0" w:space="0" w:color="auto"/>
              </w:divBdr>
            </w:div>
            <w:div w:id="2087414909">
              <w:marLeft w:val="0"/>
              <w:marRight w:val="0"/>
              <w:marTop w:val="0"/>
              <w:marBottom w:val="0"/>
              <w:divBdr>
                <w:top w:val="none" w:sz="0" w:space="0" w:color="auto"/>
                <w:left w:val="none" w:sz="0" w:space="0" w:color="auto"/>
                <w:bottom w:val="none" w:sz="0" w:space="0" w:color="auto"/>
                <w:right w:val="none" w:sz="0" w:space="0" w:color="auto"/>
              </w:divBdr>
            </w:div>
            <w:div w:id="603999349">
              <w:marLeft w:val="0"/>
              <w:marRight w:val="0"/>
              <w:marTop w:val="0"/>
              <w:marBottom w:val="0"/>
              <w:divBdr>
                <w:top w:val="none" w:sz="0" w:space="0" w:color="auto"/>
                <w:left w:val="none" w:sz="0" w:space="0" w:color="auto"/>
                <w:bottom w:val="none" w:sz="0" w:space="0" w:color="auto"/>
                <w:right w:val="none" w:sz="0" w:space="0" w:color="auto"/>
              </w:divBdr>
            </w:div>
            <w:div w:id="1433815790">
              <w:marLeft w:val="0"/>
              <w:marRight w:val="0"/>
              <w:marTop w:val="0"/>
              <w:marBottom w:val="0"/>
              <w:divBdr>
                <w:top w:val="none" w:sz="0" w:space="0" w:color="auto"/>
                <w:left w:val="none" w:sz="0" w:space="0" w:color="auto"/>
                <w:bottom w:val="none" w:sz="0" w:space="0" w:color="auto"/>
                <w:right w:val="none" w:sz="0" w:space="0" w:color="auto"/>
              </w:divBdr>
            </w:div>
            <w:div w:id="608776664">
              <w:marLeft w:val="0"/>
              <w:marRight w:val="0"/>
              <w:marTop w:val="0"/>
              <w:marBottom w:val="0"/>
              <w:divBdr>
                <w:top w:val="none" w:sz="0" w:space="0" w:color="auto"/>
                <w:left w:val="none" w:sz="0" w:space="0" w:color="auto"/>
                <w:bottom w:val="none" w:sz="0" w:space="0" w:color="auto"/>
                <w:right w:val="none" w:sz="0" w:space="0" w:color="auto"/>
              </w:divBdr>
            </w:div>
            <w:div w:id="14005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2591">
      <w:bodyDiv w:val="1"/>
      <w:marLeft w:val="0"/>
      <w:marRight w:val="0"/>
      <w:marTop w:val="0"/>
      <w:marBottom w:val="0"/>
      <w:divBdr>
        <w:top w:val="none" w:sz="0" w:space="0" w:color="auto"/>
        <w:left w:val="none" w:sz="0" w:space="0" w:color="auto"/>
        <w:bottom w:val="none" w:sz="0" w:space="0" w:color="auto"/>
        <w:right w:val="none" w:sz="0" w:space="0" w:color="auto"/>
      </w:divBdr>
    </w:div>
    <w:div w:id="649210449">
      <w:bodyDiv w:val="1"/>
      <w:marLeft w:val="0"/>
      <w:marRight w:val="0"/>
      <w:marTop w:val="0"/>
      <w:marBottom w:val="0"/>
      <w:divBdr>
        <w:top w:val="none" w:sz="0" w:space="0" w:color="auto"/>
        <w:left w:val="none" w:sz="0" w:space="0" w:color="auto"/>
        <w:bottom w:val="none" w:sz="0" w:space="0" w:color="auto"/>
        <w:right w:val="none" w:sz="0" w:space="0" w:color="auto"/>
      </w:divBdr>
      <w:divsChild>
        <w:div w:id="1753965709">
          <w:marLeft w:val="480"/>
          <w:marRight w:val="0"/>
          <w:marTop w:val="0"/>
          <w:marBottom w:val="0"/>
          <w:divBdr>
            <w:top w:val="none" w:sz="0" w:space="0" w:color="auto"/>
            <w:left w:val="none" w:sz="0" w:space="0" w:color="auto"/>
            <w:bottom w:val="none" w:sz="0" w:space="0" w:color="auto"/>
            <w:right w:val="none" w:sz="0" w:space="0" w:color="auto"/>
          </w:divBdr>
          <w:divsChild>
            <w:div w:id="1195655279">
              <w:marLeft w:val="0"/>
              <w:marRight w:val="0"/>
              <w:marTop w:val="0"/>
              <w:marBottom w:val="0"/>
              <w:divBdr>
                <w:top w:val="none" w:sz="0" w:space="0" w:color="auto"/>
                <w:left w:val="none" w:sz="0" w:space="0" w:color="auto"/>
                <w:bottom w:val="none" w:sz="0" w:space="0" w:color="auto"/>
                <w:right w:val="none" w:sz="0" w:space="0" w:color="auto"/>
              </w:divBdr>
            </w:div>
            <w:div w:id="1955478513">
              <w:marLeft w:val="0"/>
              <w:marRight w:val="0"/>
              <w:marTop w:val="0"/>
              <w:marBottom w:val="0"/>
              <w:divBdr>
                <w:top w:val="none" w:sz="0" w:space="0" w:color="auto"/>
                <w:left w:val="none" w:sz="0" w:space="0" w:color="auto"/>
                <w:bottom w:val="none" w:sz="0" w:space="0" w:color="auto"/>
                <w:right w:val="none" w:sz="0" w:space="0" w:color="auto"/>
              </w:divBdr>
            </w:div>
            <w:div w:id="591738762">
              <w:marLeft w:val="0"/>
              <w:marRight w:val="0"/>
              <w:marTop w:val="0"/>
              <w:marBottom w:val="0"/>
              <w:divBdr>
                <w:top w:val="none" w:sz="0" w:space="0" w:color="auto"/>
                <w:left w:val="none" w:sz="0" w:space="0" w:color="auto"/>
                <w:bottom w:val="none" w:sz="0" w:space="0" w:color="auto"/>
                <w:right w:val="none" w:sz="0" w:space="0" w:color="auto"/>
              </w:divBdr>
            </w:div>
            <w:div w:id="1203665418">
              <w:marLeft w:val="0"/>
              <w:marRight w:val="0"/>
              <w:marTop w:val="0"/>
              <w:marBottom w:val="0"/>
              <w:divBdr>
                <w:top w:val="none" w:sz="0" w:space="0" w:color="auto"/>
                <w:left w:val="none" w:sz="0" w:space="0" w:color="auto"/>
                <w:bottom w:val="none" w:sz="0" w:space="0" w:color="auto"/>
                <w:right w:val="none" w:sz="0" w:space="0" w:color="auto"/>
              </w:divBdr>
            </w:div>
            <w:div w:id="170141341">
              <w:marLeft w:val="0"/>
              <w:marRight w:val="0"/>
              <w:marTop w:val="0"/>
              <w:marBottom w:val="0"/>
              <w:divBdr>
                <w:top w:val="none" w:sz="0" w:space="0" w:color="auto"/>
                <w:left w:val="none" w:sz="0" w:space="0" w:color="auto"/>
                <w:bottom w:val="none" w:sz="0" w:space="0" w:color="auto"/>
                <w:right w:val="none" w:sz="0" w:space="0" w:color="auto"/>
              </w:divBdr>
            </w:div>
            <w:div w:id="1996689519">
              <w:marLeft w:val="0"/>
              <w:marRight w:val="0"/>
              <w:marTop w:val="0"/>
              <w:marBottom w:val="0"/>
              <w:divBdr>
                <w:top w:val="none" w:sz="0" w:space="0" w:color="auto"/>
                <w:left w:val="none" w:sz="0" w:space="0" w:color="auto"/>
                <w:bottom w:val="none" w:sz="0" w:space="0" w:color="auto"/>
                <w:right w:val="none" w:sz="0" w:space="0" w:color="auto"/>
              </w:divBdr>
            </w:div>
            <w:div w:id="121848699">
              <w:marLeft w:val="0"/>
              <w:marRight w:val="0"/>
              <w:marTop w:val="0"/>
              <w:marBottom w:val="0"/>
              <w:divBdr>
                <w:top w:val="none" w:sz="0" w:space="0" w:color="auto"/>
                <w:left w:val="none" w:sz="0" w:space="0" w:color="auto"/>
                <w:bottom w:val="none" w:sz="0" w:space="0" w:color="auto"/>
                <w:right w:val="none" w:sz="0" w:space="0" w:color="auto"/>
              </w:divBdr>
            </w:div>
            <w:div w:id="1743020015">
              <w:marLeft w:val="0"/>
              <w:marRight w:val="0"/>
              <w:marTop w:val="0"/>
              <w:marBottom w:val="0"/>
              <w:divBdr>
                <w:top w:val="none" w:sz="0" w:space="0" w:color="auto"/>
                <w:left w:val="none" w:sz="0" w:space="0" w:color="auto"/>
                <w:bottom w:val="none" w:sz="0" w:space="0" w:color="auto"/>
                <w:right w:val="none" w:sz="0" w:space="0" w:color="auto"/>
              </w:divBdr>
            </w:div>
            <w:div w:id="16733407">
              <w:marLeft w:val="0"/>
              <w:marRight w:val="0"/>
              <w:marTop w:val="0"/>
              <w:marBottom w:val="0"/>
              <w:divBdr>
                <w:top w:val="none" w:sz="0" w:space="0" w:color="auto"/>
                <w:left w:val="none" w:sz="0" w:space="0" w:color="auto"/>
                <w:bottom w:val="none" w:sz="0" w:space="0" w:color="auto"/>
                <w:right w:val="none" w:sz="0" w:space="0" w:color="auto"/>
              </w:divBdr>
            </w:div>
            <w:div w:id="379478710">
              <w:marLeft w:val="0"/>
              <w:marRight w:val="0"/>
              <w:marTop w:val="0"/>
              <w:marBottom w:val="0"/>
              <w:divBdr>
                <w:top w:val="none" w:sz="0" w:space="0" w:color="auto"/>
                <w:left w:val="none" w:sz="0" w:space="0" w:color="auto"/>
                <w:bottom w:val="none" w:sz="0" w:space="0" w:color="auto"/>
                <w:right w:val="none" w:sz="0" w:space="0" w:color="auto"/>
              </w:divBdr>
            </w:div>
            <w:div w:id="264584752">
              <w:marLeft w:val="0"/>
              <w:marRight w:val="0"/>
              <w:marTop w:val="0"/>
              <w:marBottom w:val="0"/>
              <w:divBdr>
                <w:top w:val="none" w:sz="0" w:space="0" w:color="auto"/>
                <w:left w:val="none" w:sz="0" w:space="0" w:color="auto"/>
                <w:bottom w:val="none" w:sz="0" w:space="0" w:color="auto"/>
                <w:right w:val="none" w:sz="0" w:space="0" w:color="auto"/>
              </w:divBdr>
            </w:div>
            <w:div w:id="1656228473">
              <w:marLeft w:val="0"/>
              <w:marRight w:val="0"/>
              <w:marTop w:val="0"/>
              <w:marBottom w:val="0"/>
              <w:divBdr>
                <w:top w:val="none" w:sz="0" w:space="0" w:color="auto"/>
                <w:left w:val="none" w:sz="0" w:space="0" w:color="auto"/>
                <w:bottom w:val="none" w:sz="0" w:space="0" w:color="auto"/>
                <w:right w:val="none" w:sz="0" w:space="0" w:color="auto"/>
              </w:divBdr>
            </w:div>
            <w:div w:id="1260527166">
              <w:marLeft w:val="0"/>
              <w:marRight w:val="0"/>
              <w:marTop w:val="0"/>
              <w:marBottom w:val="0"/>
              <w:divBdr>
                <w:top w:val="none" w:sz="0" w:space="0" w:color="auto"/>
                <w:left w:val="none" w:sz="0" w:space="0" w:color="auto"/>
                <w:bottom w:val="none" w:sz="0" w:space="0" w:color="auto"/>
                <w:right w:val="none" w:sz="0" w:space="0" w:color="auto"/>
              </w:divBdr>
            </w:div>
            <w:div w:id="1029600098">
              <w:marLeft w:val="0"/>
              <w:marRight w:val="0"/>
              <w:marTop w:val="0"/>
              <w:marBottom w:val="0"/>
              <w:divBdr>
                <w:top w:val="none" w:sz="0" w:space="0" w:color="auto"/>
                <w:left w:val="none" w:sz="0" w:space="0" w:color="auto"/>
                <w:bottom w:val="none" w:sz="0" w:space="0" w:color="auto"/>
                <w:right w:val="none" w:sz="0" w:space="0" w:color="auto"/>
              </w:divBdr>
            </w:div>
            <w:div w:id="810827261">
              <w:marLeft w:val="0"/>
              <w:marRight w:val="0"/>
              <w:marTop w:val="0"/>
              <w:marBottom w:val="0"/>
              <w:divBdr>
                <w:top w:val="none" w:sz="0" w:space="0" w:color="auto"/>
                <w:left w:val="none" w:sz="0" w:space="0" w:color="auto"/>
                <w:bottom w:val="none" w:sz="0" w:space="0" w:color="auto"/>
                <w:right w:val="none" w:sz="0" w:space="0" w:color="auto"/>
              </w:divBdr>
            </w:div>
            <w:div w:id="589899560">
              <w:marLeft w:val="0"/>
              <w:marRight w:val="0"/>
              <w:marTop w:val="0"/>
              <w:marBottom w:val="0"/>
              <w:divBdr>
                <w:top w:val="none" w:sz="0" w:space="0" w:color="auto"/>
                <w:left w:val="none" w:sz="0" w:space="0" w:color="auto"/>
                <w:bottom w:val="none" w:sz="0" w:space="0" w:color="auto"/>
                <w:right w:val="none" w:sz="0" w:space="0" w:color="auto"/>
              </w:divBdr>
            </w:div>
            <w:div w:id="1115751838">
              <w:marLeft w:val="0"/>
              <w:marRight w:val="0"/>
              <w:marTop w:val="0"/>
              <w:marBottom w:val="0"/>
              <w:divBdr>
                <w:top w:val="none" w:sz="0" w:space="0" w:color="auto"/>
                <w:left w:val="none" w:sz="0" w:space="0" w:color="auto"/>
                <w:bottom w:val="none" w:sz="0" w:space="0" w:color="auto"/>
                <w:right w:val="none" w:sz="0" w:space="0" w:color="auto"/>
              </w:divBdr>
            </w:div>
            <w:div w:id="86509570">
              <w:marLeft w:val="0"/>
              <w:marRight w:val="0"/>
              <w:marTop w:val="0"/>
              <w:marBottom w:val="0"/>
              <w:divBdr>
                <w:top w:val="none" w:sz="0" w:space="0" w:color="auto"/>
                <w:left w:val="none" w:sz="0" w:space="0" w:color="auto"/>
                <w:bottom w:val="none" w:sz="0" w:space="0" w:color="auto"/>
                <w:right w:val="none" w:sz="0" w:space="0" w:color="auto"/>
              </w:divBdr>
            </w:div>
            <w:div w:id="990645010">
              <w:marLeft w:val="0"/>
              <w:marRight w:val="0"/>
              <w:marTop w:val="0"/>
              <w:marBottom w:val="0"/>
              <w:divBdr>
                <w:top w:val="none" w:sz="0" w:space="0" w:color="auto"/>
                <w:left w:val="none" w:sz="0" w:space="0" w:color="auto"/>
                <w:bottom w:val="none" w:sz="0" w:space="0" w:color="auto"/>
                <w:right w:val="none" w:sz="0" w:space="0" w:color="auto"/>
              </w:divBdr>
            </w:div>
            <w:div w:id="947585866">
              <w:marLeft w:val="0"/>
              <w:marRight w:val="0"/>
              <w:marTop w:val="0"/>
              <w:marBottom w:val="0"/>
              <w:divBdr>
                <w:top w:val="none" w:sz="0" w:space="0" w:color="auto"/>
                <w:left w:val="none" w:sz="0" w:space="0" w:color="auto"/>
                <w:bottom w:val="none" w:sz="0" w:space="0" w:color="auto"/>
                <w:right w:val="none" w:sz="0" w:space="0" w:color="auto"/>
              </w:divBdr>
            </w:div>
            <w:div w:id="999698733">
              <w:marLeft w:val="0"/>
              <w:marRight w:val="0"/>
              <w:marTop w:val="0"/>
              <w:marBottom w:val="0"/>
              <w:divBdr>
                <w:top w:val="none" w:sz="0" w:space="0" w:color="auto"/>
                <w:left w:val="none" w:sz="0" w:space="0" w:color="auto"/>
                <w:bottom w:val="none" w:sz="0" w:space="0" w:color="auto"/>
                <w:right w:val="none" w:sz="0" w:space="0" w:color="auto"/>
              </w:divBdr>
            </w:div>
            <w:div w:id="776606489">
              <w:marLeft w:val="0"/>
              <w:marRight w:val="0"/>
              <w:marTop w:val="0"/>
              <w:marBottom w:val="0"/>
              <w:divBdr>
                <w:top w:val="none" w:sz="0" w:space="0" w:color="auto"/>
                <w:left w:val="none" w:sz="0" w:space="0" w:color="auto"/>
                <w:bottom w:val="none" w:sz="0" w:space="0" w:color="auto"/>
                <w:right w:val="none" w:sz="0" w:space="0" w:color="auto"/>
              </w:divBdr>
            </w:div>
            <w:div w:id="713240287">
              <w:marLeft w:val="0"/>
              <w:marRight w:val="0"/>
              <w:marTop w:val="0"/>
              <w:marBottom w:val="0"/>
              <w:divBdr>
                <w:top w:val="none" w:sz="0" w:space="0" w:color="auto"/>
                <w:left w:val="none" w:sz="0" w:space="0" w:color="auto"/>
                <w:bottom w:val="none" w:sz="0" w:space="0" w:color="auto"/>
                <w:right w:val="none" w:sz="0" w:space="0" w:color="auto"/>
              </w:divBdr>
            </w:div>
            <w:div w:id="802890499">
              <w:marLeft w:val="0"/>
              <w:marRight w:val="0"/>
              <w:marTop w:val="0"/>
              <w:marBottom w:val="0"/>
              <w:divBdr>
                <w:top w:val="none" w:sz="0" w:space="0" w:color="auto"/>
                <w:left w:val="none" w:sz="0" w:space="0" w:color="auto"/>
                <w:bottom w:val="none" w:sz="0" w:space="0" w:color="auto"/>
                <w:right w:val="none" w:sz="0" w:space="0" w:color="auto"/>
              </w:divBdr>
            </w:div>
            <w:div w:id="841704096">
              <w:marLeft w:val="0"/>
              <w:marRight w:val="0"/>
              <w:marTop w:val="0"/>
              <w:marBottom w:val="0"/>
              <w:divBdr>
                <w:top w:val="none" w:sz="0" w:space="0" w:color="auto"/>
                <w:left w:val="none" w:sz="0" w:space="0" w:color="auto"/>
                <w:bottom w:val="none" w:sz="0" w:space="0" w:color="auto"/>
                <w:right w:val="none" w:sz="0" w:space="0" w:color="auto"/>
              </w:divBdr>
            </w:div>
            <w:div w:id="981008905">
              <w:marLeft w:val="0"/>
              <w:marRight w:val="0"/>
              <w:marTop w:val="0"/>
              <w:marBottom w:val="0"/>
              <w:divBdr>
                <w:top w:val="none" w:sz="0" w:space="0" w:color="auto"/>
                <w:left w:val="none" w:sz="0" w:space="0" w:color="auto"/>
                <w:bottom w:val="none" w:sz="0" w:space="0" w:color="auto"/>
                <w:right w:val="none" w:sz="0" w:space="0" w:color="auto"/>
              </w:divBdr>
            </w:div>
            <w:div w:id="769815044">
              <w:marLeft w:val="0"/>
              <w:marRight w:val="0"/>
              <w:marTop w:val="0"/>
              <w:marBottom w:val="0"/>
              <w:divBdr>
                <w:top w:val="none" w:sz="0" w:space="0" w:color="auto"/>
                <w:left w:val="none" w:sz="0" w:space="0" w:color="auto"/>
                <w:bottom w:val="none" w:sz="0" w:space="0" w:color="auto"/>
                <w:right w:val="none" w:sz="0" w:space="0" w:color="auto"/>
              </w:divBdr>
            </w:div>
            <w:div w:id="827593515">
              <w:marLeft w:val="0"/>
              <w:marRight w:val="0"/>
              <w:marTop w:val="0"/>
              <w:marBottom w:val="0"/>
              <w:divBdr>
                <w:top w:val="none" w:sz="0" w:space="0" w:color="auto"/>
                <w:left w:val="none" w:sz="0" w:space="0" w:color="auto"/>
                <w:bottom w:val="none" w:sz="0" w:space="0" w:color="auto"/>
                <w:right w:val="none" w:sz="0" w:space="0" w:color="auto"/>
              </w:divBdr>
            </w:div>
            <w:div w:id="1612126053">
              <w:marLeft w:val="0"/>
              <w:marRight w:val="0"/>
              <w:marTop w:val="0"/>
              <w:marBottom w:val="0"/>
              <w:divBdr>
                <w:top w:val="none" w:sz="0" w:space="0" w:color="auto"/>
                <w:left w:val="none" w:sz="0" w:space="0" w:color="auto"/>
                <w:bottom w:val="none" w:sz="0" w:space="0" w:color="auto"/>
                <w:right w:val="none" w:sz="0" w:space="0" w:color="auto"/>
              </w:divBdr>
            </w:div>
            <w:div w:id="2088455129">
              <w:marLeft w:val="0"/>
              <w:marRight w:val="0"/>
              <w:marTop w:val="0"/>
              <w:marBottom w:val="0"/>
              <w:divBdr>
                <w:top w:val="none" w:sz="0" w:space="0" w:color="auto"/>
                <w:left w:val="none" w:sz="0" w:space="0" w:color="auto"/>
                <w:bottom w:val="none" w:sz="0" w:space="0" w:color="auto"/>
                <w:right w:val="none" w:sz="0" w:space="0" w:color="auto"/>
              </w:divBdr>
            </w:div>
            <w:div w:id="1353338033">
              <w:marLeft w:val="0"/>
              <w:marRight w:val="0"/>
              <w:marTop w:val="0"/>
              <w:marBottom w:val="0"/>
              <w:divBdr>
                <w:top w:val="none" w:sz="0" w:space="0" w:color="auto"/>
                <w:left w:val="none" w:sz="0" w:space="0" w:color="auto"/>
                <w:bottom w:val="none" w:sz="0" w:space="0" w:color="auto"/>
                <w:right w:val="none" w:sz="0" w:space="0" w:color="auto"/>
              </w:divBdr>
            </w:div>
            <w:div w:id="991569467">
              <w:marLeft w:val="0"/>
              <w:marRight w:val="0"/>
              <w:marTop w:val="0"/>
              <w:marBottom w:val="0"/>
              <w:divBdr>
                <w:top w:val="none" w:sz="0" w:space="0" w:color="auto"/>
                <w:left w:val="none" w:sz="0" w:space="0" w:color="auto"/>
                <w:bottom w:val="none" w:sz="0" w:space="0" w:color="auto"/>
                <w:right w:val="none" w:sz="0" w:space="0" w:color="auto"/>
              </w:divBdr>
            </w:div>
            <w:div w:id="807473968">
              <w:marLeft w:val="0"/>
              <w:marRight w:val="0"/>
              <w:marTop w:val="0"/>
              <w:marBottom w:val="0"/>
              <w:divBdr>
                <w:top w:val="none" w:sz="0" w:space="0" w:color="auto"/>
                <w:left w:val="none" w:sz="0" w:space="0" w:color="auto"/>
                <w:bottom w:val="none" w:sz="0" w:space="0" w:color="auto"/>
                <w:right w:val="none" w:sz="0" w:space="0" w:color="auto"/>
              </w:divBdr>
            </w:div>
            <w:div w:id="451173468">
              <w:marLeft w:val="0"/>
              <w:marRight w:val="0"/>
              <w:marTop w:val="0"/>
              <w:marBottom w:val="0"/>
              <w:divBdr>
                <w:top w:val="none" w:sz="0" w:space="0" w:color="auto"/>
                <w:left w:val="none" w:sz="0" w:space="0" w:color="auto"/>
                <w:bottom w:val="none" w:sz="0" w:space="0" w:color="auto"/>
                <w:right w:val="none" w:sz="0" w:space="0" w:color="auto"/>
              </w:divBdr>
            </w:div>
            <w:div w:id="1552155591">
              <w:marLeft w:val="0"/>
              <w:marRight w:val="0"/>
              <w:marTop w:val="0"/>
              <w:marBottom w:val="0"/>
              <w:divBdr>
                <w:top w:val="none" w:sz="0" w:space="0" w:color="auto"/>
                <w:left w:val="none" w:sz="0" w:space="0" w:color="auto"/>
                <w:bottom w:val="none" w:sz="0" w:space="0" w:color="auto"/>
                <w:right w:val="none" w:sz="0" w:space="0" w:color="auto"/>
              </w:divBdr>
            </w:div>
            <w:div w:id="1895312215">
              <w:marLeft w:val="0"/>
              <w:marRight w:val="0"/>
              <w:marTop w:val="0"/>
              <w:marBottom w:val="0"/>
              <w:divBdr>
                <w:top w:val="none" w:sz="0" w:space="0" w:color="auto"/>
                <w:left w:val="none" w:sz="0" w:space="0" w:color="auto"/>
                <w:bottom w:val="none" w:sz="0" w:space="0" w:color="auto"/>
                <w:right w:val="none" w:sz="0" w:space="0" w:color="auto"/>
              </w:divBdr>
            </w:div>
            <w:div w:id="724067320">
              <w:marLeft w:val="0"/>
              <w:marRight w:val="0"/>
              <w:marTop w:val="0"/>
              <w:marBottom w:val="0"/>
              <w:divBdr>
                <w:top w:val="none" w:sz="0" w:space="0" w:color="auto"/>
                <w:left w:val="none" w:sz="0" w:space="0" w:color="auto"/>
                <w:bottom w:val="none" w:sz="0" w:space="0" w:color="auto"/>
                <w:right w:val="none" w:sz="0" w:space="0" w:color="auto"/>
              </w:divBdr>
            </w:div>
            <w:div w:id="107559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2672">
      <w:bodyDiv w:val="1"/>
      <w:marLeft w:val="0"/>
      <w:marRight w:val="0"/>
      <w:marTop w:val="0"/>
      <w:marBottom w:val="0"/>
      <w:divBdr>
        <w:top w:val="none" w:sz="0" w:space="0" w:color="auto"/>
        <w:left w:val="none" w:sz="0" w:space="0" w:color="auto"/>
        <w:bottom w:val="none" w:sz="0" w:space="0" w:color="auto"/>
        <w:right w:val="none" w:sz="0" w:space="0" w:color="auto"/>
      </w:divBdr>
    </w:div>
    <w:div w:id="1000473747">
      <w:bodyDiv w:val="1"/>
      <w:marLeft w:val="0"/>
      <w:marRight w:val="0"/>
      <w:marTop w:val="0"/>
      <w:marBottom w:val="0"/>
      <w:divBdr>
        <w:top w:val="none" w:sz="0" w:space="0" w:color="auto"/>
        <w:left w:val="none" w:sz="0" w:space="0" w:color="auto"/>
        <w:bottom w:val="none" w:sz="0" w:space="0" w:color="auto"/>
        <w:right w:val="none" w:sz="0" w:space="0" w:color="auto"/>
      </w:divBdr>
    </w:div>
    <w:div w:id="1040933584">
      <w:bodyDiv w:val="1"/>
      <w:marLeft w:val="0"/>
      <w:marRight w:val="0"/>
      <w:marTop w:val="0"/>
      <w:marBottom w:val="0"/>
      <w:divBdr>
        <w:top w:val="none" w:sz="0" w:space="0" w:color="auto"/>
        <w:left w:val="none" w:sz="0" w:space="0" w:color="auto"/>
        <w:bottom w:val="none" w:sz="0" w:space="0" w:color="auto"/>
        <w:right w:val="none" w:sz="0" w:space="0" w:color="auto"/>
      </w:divBdr>
    </w:div>
    <w:div w:id="1117868603">
      <w:bodyDiv w:val="1"/>
      <w:marLeft w:val="0"/>
      <w:marRight w:val="0"/>
      <w:marTop w:val="0"/>
      <w:marBottom w:val="0"/>
      <w:divBdr>
        <w:top w:val="none" w:sz="0" w:space="0" w:color="auto"/>
        <w:left w:val="none" w:sz="0" w:space="0" w:color="auto"/>
        <w:bottom w:val="none" w:sz="0" w:space="0" w:color="auto"/>
        <w:right w:val="none" w:sz="0" w:space="0" w:color="auto"/>
      </w:divBdr>
    </w:div>
    <w:div w:id="1153058651">
      <w:bodyDiv w:val="1"/>
      <w:marLeft w:val="0"/>
      <w:marRight w:val="0"/>
      <w:marTop w:val="0"/>
      <w:marBottom w:val="0"/>
      <w:divBdr>
        <w:top w:val="none" w:sz="0" w:space="0" w:color="auto"/>
        <w:left w:val="none" w:sz="0" w:space="0" w:color="auto"/>
        <w:bottom w:val="none" w:sz="0" w:space="0" w:color="auto"/>
        <w:right w:val="none" w:sz="0" w:space="0" w:color="auto"/>
      </w:divBdr>
      <w:divsChild>
        <w:div w:id="635331386">
          <w:marLeft w:val="480"/>
          <w:marRight w:val="0"/>
          <w:marTop w:val="0"/>
          <w:marBottom w:val="0"/>
          <w:divBdr>
            <w:top w:val="none" w:sz="0" w:space="0" w:color="auto"/>
            <w:left w:val="none" w:sz="0" w:space="0" w:color="auto"/>
            <w:bottom w:val="none" w:sz="0" w:space="0" w:color="auto"/>
            <w:right w:val="none" w:sz="0" w:space="0" w:color="auto"/>
          </w:divBdr>
          <w:divsChild>
            <w:div w:id="536894964">
              <w:marLeft w:val="0"/>
              <w:marRight w:val="0"/>
              <w:marTop w:val="0"/>
              <w:marBottom w:val="0"/>
              <w:divBdr>
                <w:top w:val="none" w:sz="0" w:space="0" w:color="auto"/>
                <w:left w:val="none" w:sz="0" w:space="0" w:color="auto"/>
                <w:bottom w:val="none" w:sz="0" w:space="0" w:color="auto"/>
                <w:right w:val="none" w:sz="0" w:space="0" w:color="auto"/>
              </w:divBdr>
            </w:div>
            <w:div w:id="241183121">
              <w:marLeft w:val="0"/>
              <w:marRight w:val="0"/>
              <w:marTop w:val="0"/>
              <w:marBottom w:val="0"/>
              <w:divBdr>
                <w:top w:val="none" w:sz="0" w:space="0" w:color="auto"/>
                <w:left w:val="none" w:sz="0" w:space="0" w:color="auto"/>
                <w:bottom w:val="none" w:sz="0" w:space="0" w:color="auto"/>
                <w:right w:val="none" w:sz="0" w:space="0" w:color="auto"/>
              </w:divBdr>
            </w:div>
            <w:div w:id="1126849969">
              <w:marLeft w:val="0"/>
              <w:marRight w:val="0"/>
              <w:marTop w:val="0"/>
              <w:marBottom w:val="0"/>
              <w:divBdr>
                <w:top w:val="none" w:sz="0" w:space="0" w:color="auto"/>
                <w:left w:val="none" w:sz="0" w:space="0" w:color="auto"/>
                <w:bottom w:val="none" w:sz="0" w:space="0" w:color="auto"/>
                <w:right w:val="none" w:sz="0" w:space="0" w:color="auto"/>
              </w:divBdr>
            </w:div>
            <w:div w:id="1627270693">
              <w:marLeft w:val="0"/>
              <w:marRight w:val="0"/>
              <w:marTop w:val="0"/>
              <w:marBottom w:val="0"/>
              <w:divBdr>
                <w:top w:val="none" w:sz="0" w:space="0" w:color="auto"/>
                <w:left w:val="none" w:sz="0" w:space="0" w:color="auto"/>
                <w:bottom w:val="none" w:sz="0" w:space="0" w:color="auto"/>
                <w:right w:val="none" w:sz="0" w:space="0" w:color="auto"/>
              </w:divBdr>
            </w:div>
            <w:div w:id="1571693527">
              <w:marLeft w:val="0"/>
              <w:marRight w:val="0"/>
              <w:marTop w:val="0"/>
              <w:marBottom w:val="0"/>
              <w:divBdr>
                <w:top w:val="none" w:sz="0" w:space="0" w:color="auto"/>
                <w:left w:val="none" w:sz="0" w:space="0" w:color="auto"/>
                <w:bottom w:val="none" w:sz="0" w:space="0" w:color="auto"/>
                <w:right w:val="none" w:sz="0" w:space="0" w:color="auto"/>
              </w:divBdr>
            </w:div>
            <w:div w:id="269968290">
              <w:marLeft w:val="0"/>
              <w:marRight w:val="0"/>
              <w:marTop w:val="0"/>
              <w:marBottom w:val="0"/>
              <w:divBdr>
                <w:top w:val="none" w:sz="0" w:space="0" w:color="auto"/>
                <w:left w:val="none" w:sz="0" w:space="0" w:color="auto"/>
                <w:bottom w:val="none" w:sz="0" w:space="0" w:color="auto"/>
                <w:right w:val="none" w:sz="0" w:space="0" w:color="auto"/>
              </w:divBdr>
            </w:div>
            <w:div w:id="1842769519">
              <w:marLeft w:val="0"/>
              <w:marRight w:val="0"/>
              <w:marTop w:val="0"/>
              <w:marBottom w:val="0"/>
              <w:divBdr>
                <w:top w:val="none" w:sz="0" w:space="0" w:color="auto"/>
                <w:left w:val="none" w:sz="0" w:space="0" w:color="auto"/>
                <w:bottom w:val="none" w:sz="0" w:space="0" w:color="auto"/>
                <w:right w:val="none" w:sz="0" w:space="0" w:color="auto"/>
              </w:divBdr>
            </w:div>
            <w:div w:id="813986826">
              <w:marLeft w:val="0"/>
              <w:marRight w:val="0"/>
              <w:marTop w:val="0"/>
              <w:marBottom w:val="0"/>
              <w:divBdr>
                <w:top w:val="none" w:sz="0" w:space="0" w:color="auto"/>
                <w:left w:val="none" w:sz="0" w:space="0" w:color="auto"/>
                <w:bottom w:val="none" w:sz="0" w:space="0" w:color="auto"/>
                <w:right w:val="none" w:sz="0" w:space="0" w:color="auto"/>
              </w:divBdr>
            </w:div>
            <w:div w:id="1087340024">
              <w:marLeft w:val="0"/>
              <w:marRight w:val="0"/>
              <w:marTop w:val="0"/>
              <w:marBottom w:val="0"/>
              <w:divBdr>
                <w:top w:val="none" w:sz="0" w:space="0" w:color="auto"/>
                <w:left w:val="none" w:sz="0" w:space="0" w:color="auto"/>
                <w:bottom w:val="none" w:sz="0" w:space="0" w:color="auto"/>
                <w:right w:val="none" w:sz="0" w:space="0" w:color="auto"/>
              </w:divBdr>
            </w:div>
            <w:div w:id="1391881216">
              <w:marLeft w:val="0"/>
              <w:marRight w:val="0"/>
              <w:marTop w:val="0"/>
              <w:marBottom w:val="0"/>
              <w:divBdr>
                <w:top w:val="none" w:sz="0" w:space="0" w:color="auto"/>
                <w:left w:val="none" w:sz="0" w:space="0" w:color="auto"/>
                <w:bottom w:val="none" w:sz="0" w:space="0" w:color="auto"/>
                <w:right w:val="none" w:sz="0" w:space="0" w:color="auto"/>
              </w:divBdr>
            </w:div>
            <w:div w:id="1693192353">
              <w:marLeft w:val="0"/>
              <w:marRight w:val="0"/>
              <w:marTop w:val="0"/>
              <w:marBottom w:val="0"/>
              <w:divBdr>
                <w:top w:val="none" w:sz="0" w:space="0" w:color="auto"/>
                <w:left w:val="none" w:sz="0" w:space="0" w:color="auto"/>
                <w:bottom w:val="none" w:sz="0" w:space="0" w:color="auto"/>
                <w:right w:val="none" w:sz="0" w:space="0" w:color="auto"/>
              </w:divBdr>
            </w:div>
            <w:div w:id="1811245200">
              <w:marLeft w:val="0"/>
              <w:marRight w:val="0"/>
              <w:marTop w:val="0"/>
              <w:marBottom w:val="0"/>
              <w:divBdr>
                <w:top w:val="none" w:sz="0" w:space="0" w:color="auto"/>
                <w:left w:val="none" w:sz="0" w:space="0" w:color="auto"/>
                <w:bottom w:val="none" w:sz="0" w:space="0" w:color="auto"/>
                <w:right w:val="none" w:sz="0" w:space="0" w:color="auto"/>
              </w:divBdr>
            </w:div>
            <w:div w:id="1946307057">
              <w:marLeft w:val="0"/>
              <w:marRight w:val="0"/>
              <w:marTop w:val="0"/>
              <w:marBottom w:val="0"/>
              <w:divBdr>
                <w:top w:val="none" w:sz="0" w:space="0" w:color="auto"/>
                <w:left w:val="none" w:sz="0" w:space="0" w:color="auto"/>
                <w:bottom w:val="none" w:sz="0" w:space="0" w:color="auto"/>
                <w:right w:val="none" w:sz="0" w:space="0" w:color="auto"/>
              </w:divBdr>
            </w:div>
            <w:div w:id="1159616372">
              <w:marLeft w:val="0"/>
              <w:marRight w:val="0"/>
              <w:marTop w:val="0"/>
              <w:marBottom w:val="0"/>
              <w:divBdr>
                <w:top w:val="none" w:sz="0" w:space="0" w:color="auto"/>
                <w:left w:val="none" w:sz="0" w:space="0" w:color="auto"/>
                <w:bottom w:val="none" w:sz="0" w:space="0" w:color="auto"/>
                <w:right w:val="none" w:sz="0" w:space="0" w:color="auto"/>
              </w:divBdr>
            </w:div>
            <w:div w:id="596062730">
              <w:marLeft w:val="0"/>
              <w:marRight w:val="0"/>
              <w:marTop w:val="0"/>
              <w:marBottom w:val="0"/>
              <w:divBdr>
                <w:top w:val="none" w:sz="0" w:space="0" w:color="auto"/>
                <w:left w:val="none" w:sz="0" w:space="0" w:color="auto"/>
                <w:bottom w:val="none" w:sz="0" w:space="0" w:color="auto"/>
                <w:right w:val="none" w:sz="0" w:space="0" w:color="auto"/>
              </w:divBdr>
            </w:div>
            <w:div w:id="1385374240">
              <w:marLeft w:val="0"/>
              <w:marRight w:val="0"/>
              <w:marTop w:val="0"/>
              <w:marBottom w:val="0"/>
              <w:divBdr>
                <w:top w:val="none" w:sz="0" w:space="0" w:color="auto"/>
                <w:left w:val="none" w:sz="0" w:space="0" w:color="auto"/>
                <w:bottom w:val="none" w:sz="0" w:space="0" w:color="auto"/>
                <w:right w:val="none" w:sz="0" w:space="0" w:color="auto"/>
              </w:divBdr>
            </w:div>
            <w:div w:id="801117030">
              <w:marLeft w:val="0"/>
              <w:marRight w:val="0"/>
              <w:marTop w:val="0"/>
              <w:marBottom w:val="0"/>
              <w:divBdr>
                <w:top w:val="none" w:sz="0" w:space="0" w:color="auto"/>
                <w:left w:val="none" w:sz="0" w:space="0" w:color="auto"/>
                <w:bottom w:val="none" w:sz="0" w:space="0" w:color="auto"/>
                <w:right w:val="none" w:sz="0" w:space="0" w:color="auto"/>
              </w:divBdr>
            </w:div>
            <w:div w:id="1053428604">
              <w:marLeft w:val="0"/>
              <w:marRight w:val="0"/>
              <w:marTop w:val="0"/>
              <w:marBottom w:val="0"/>
              <w:divBdr>
                <w:top w:val="none" w:sz="0" w:space="0" w:color="auto"/>
                <w:left w:val="none" w:sz="0" w:space="0" w:color="auto"/>
                <w:bottom w:val="none" w:sz="0" w:space="0" w:color="auto"/>
                <w:right w:val="none" w:sz="0" w:space="0" w:color="auto"/>
              </w:divBdr>
            </w:div>
            <w:div w:id="474296842">
              <w:marLeft w:val="0"/>
              <w:marRight w:val="0"/>
              <w:marTop w:val="0"/>
              <w:marBottom w:val="0"/>
              <w:divBdr>
                <w:top w:val="none" w:sz="0" w:space="0" w:color="auto"/>
                <w:left w:val="none" w:sz="0" w:space="0" w:color="auto"/>
                <w:bottom w:val="none" w:sz="0" w:space="0" w:color="auto"/>
                <w:right w:val="none" w:sz="0" w:space="0" w:color="auto"/>
              </w:divBdr>
            </w:div>
            <w:div w:id="1322125248">
              <w:marLeft w:val="0"/>
              <w:marRight w:val="0"/>
              <w:marTop w:val="0"/>
              <w:marBottom w:val="0"/>
              <w:divBdr>
                <w:top w:val="none" w:sz="0" w:space="0" w:color="auto"/>
                <w:left w:val="none" w:sz="0" w:space="0" w:color="auto"/>
                <w:bottom w:val="none" w:sz="0" w:space="0" w:color="auto"/>
                <w:right w:val="none" w:sz="0" w:space="0" w:color="auto"/>
              </w:divBdr>
            </w:div>
            <w:div w:id="1837920289">
              <w:marLeft w:val="0"/>
              <w:marRight w:val="0"/>
              <w:marTop w:val="0"/>
              <w:marBottom w:val="0"/>
              <w:divBdr>
                <w:top w:val="none" w:sz="0" w:space="0" w:color="auto"/>
                <w:left w:val="none" w:sz="0" w:space="0" w:color="auto"/>
                <w:bottom w:val="none" w:sz="0" w:space="0" w:color="auto"/>
                <w:right w:val="none" w:sz="0" w:space="0" w:color="auto"/>
              </w:divBdr>
            </w:div>
            <w:div w:id="965311335">
              <w:marLeft w:val="0"/>
              <w:marRight w:val="0"/>
              <w:marTop w:val="0"/>
              <w:marBottom w:val="0"/>
              <w:divBdr>
                <w:top w:val="none" w:sz="0" w:space="0" w:color="auto"/>
                <w:left w:val="none" w:sz="0" w:space="0" w:color="auto"/>
                <w:bottom w:val="none" w:sz="0" w:space="0" w:color="auto"/>
                <w:right w:val="none" w:sz="0" w:space="0" w:color="auto"/>
              </w:divBdr>
            </w:div>
            <w:div w:id="1433937931">
              <w:marLeft w:val="0"/>
              <w:marRight w:val="0"/>
              <w:marTop w:val="0"/>
              <w:marBottom w:val="0"/>
              <w:divBdr>
                <w:top w:val="none" w:sz="0" w:space="0" w:color="auto"/>
                <w:left w:val="none" w:sz="0" w:space="0" w:color="auto"/>
                <w:bottom w:val="none" w:sz="0" w:space="0" w:color="auto"/>
                <w:right w:val="none" w:sz="0" w:space="0" w:color="auto"/>
              </w:divBdr>
            </w:div>
            <w:div w:id="1306929863">
              <w:marLeft w:val="0"/>
              <w:marRight w:val="0"/>
              <w:marTop w:val="0"/>
              <w:marBottom w:val="0"/>
              <w:divBdr>
                <w:top w:val="none" w:sz="0" w:space="0" w:color="auto"/>
                <w:left w:val="none" w:sz="0" w:space="0" w:color="auto"/>
                <w:bottom w:val="none" w:sz="0" w:space="0" w:color="auto"/>
                <w:right w:val="none" w:sz="0" w:space="0" w:color="auto"/>
              </w:divBdr>
            </w:div>
            <w:div w:id="568542172">
              <w:marLeft w:val="0"/>
              <w:marRight w:val="0"/>
              <w:marTop w:val="0"/>
              <w:marBottom w:val="0"/>
              <w:divBdr>
                <w:top w:val="none" w:sz="0" w:space="0" w:color="auto"/>
                <w:left w:val="none" w:sz="0" w:space="0" w:color="auto"/>
                <w:bottom w:val="none" w:sz="0" w:space="0" w:color="auto"/>
                <w:right w:val="none" w:sz="0" w:space="0" w:color="auto"/>
              </w:divBdr>
            </w:div>
            <w:div w:id="163093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959107">
      <w:bodyDiv w:val="1"/>
      <w:marLeft w:val="0"/>
      <w:marRight w:val="0"/>
      <w:marTop w:val="0"/>
      <w:marBottom w:val="0"/>
      <w:divBdr>
        <w:top w:val="none" w:sz="0" w:space="0" w:color="auto"/>
        <w:left w:val="none" w:sz="0" w:space="0" w:color="auto"/>
        <w:bottom w:val="none" w:sz="0" w:space="0" w:color="auto"/>
        <w:right w:val="none" w:sz="0" w:space="0" w:color="auto"/>
      </w:divBdr>
      <w:divsChild>
        <w:div w:id="1961762270">
          <w:marLeft w:val="480"/>
          <w:marRight w:val="0"/>
          <w:marTop w:val="0"/>
          <w:marBottom w:val="0"/>
          <w:divBdr>
            <w:top w:val="none" w:sz="0" w:space="0" w:color="auto"/>
            <w:left w:val="none" w:sz="0" w:space="0" w:color="auto"/>
            <w:bottom w:val="none" w:sz="0" w:space="0" w:color="auto"/>
            <w:right w:val="none" w:sz="0" w:space="0" w:color="auto"/>
          </w:divBdr>
          <w:divsChild>
            <w:div w:id="789327311">
              <w:marLeft w:val="0"/>
              <w:marRight w:val="0"/>
              <w:marTop w:val="0"/>
              <w:marBottom w:val="0"/>
              <w:divBdr>
                <w:top w:val="none" w:sz="0" w:space="0" w:color="auto"/>
                <w:left w:val="none" w:sz="0" w:space="0" w:color="auto"/>
                <w:bottom w:val="none" w:sz="0" w:space="0" w:color="auto"/>
                <w:right w:val="none" w:sz="0" w:space="0" w:color="auto"/>
              </w:divBdr>
            </w:div>
            <w:div w:id="80227343">
              <w:marLeft w:val="0"/>
              <w:marRight w:val="0"/>
              <w:marTop w:val="0"/>
              <w:marBottom w:val="0"/>
              <w:divBdr>
                <w:top w:val="none" w:sz="0" w:space="0" w:color="auto"/>
                <w:left w:val="none" w:sz="0" w:space="0" w:color="auto"/>
                <w:bottom w:val="none" w:sz="0" w:space="0" w:color="auto"/>
                <w:right w:val="none" w:sz="0" w:space="0" w:color="auto"/>
              </w:divBdr>
            </w:div>
            <w:div w:id="1428186837">
              <w:marLeft w:val="0"/>
              <w:marRight w:val="0"/>
              <w:marTop w:val="0"/>
              <w:marBottom w:val="0"/>
              <w:divBdr>
                <w:top w:val="none" w:sz="0" w:space="0" w:color="auto"/>
                <w:left w:val="none" w:sz="0" w:space="0" w:color="auto"/>
                <w:bottom w:val="none" w:sz="0" w:space="0" w:color="auto"/>
                <w:right w:val="none" w:sz="0" w:space="0" w:color="auto"/>
              </w:divBdr>
            </w:div>
            <w:div w:id="752317591">
              <w:marLeft w:val="0"/>
              <w:marRight w:val="0"/>
              <w:marTop w:val="0"/>
              <w:marBottom w:val="0"/>
              <w:divBdr>
                <w:top w:val="none" w:sz="0" w:space="0" w:color="auto"/>
                <w:left w:val="none" w:sz="0" w:space="0" w:color="auto"/>
                <w:bottom w:val="none" w:sz="0" w:space="0" w:color="auto"/>
                <w:right w:val="none" w:sz="0" w:space="0" w:color="auto"/>
              </w:divBdr>
            </w:div>
            <w:div w:id="2129546954">
              <w:marLeft w:val="0"/>
              <w:marRight w:val="0"/>
              <w:marTop w:val="0"/>
              <w:marBottom w:val="0"/>
              <w:divBdr>
                <w:top w:val="none" w:sz="0" w:space="0" w:color="auto"/>
                <w:left w:val="none" w:sz="0" w:space="0" w:color="auto"/>
                <w:bottom w:val="none" w:sz="0" w:space="0" w:color="auto"/>
                <w:right w:val="none" w:sz="0" w:space="0" w:color="auto"/>
              </w:divBdr>
            </w:div>
            <w:div w:id="981544088">
              <w:marLeft w:val="0"/>
              <w:marRight w:val="0"/>
              <w:marTop w:val="0"/>
              <w:marBottom w:val="0"/>
              <w:divBdr>
                <w:top w:val="none" w:sz="0" w:space="0" w:color="auto"/>
                <w:left w:val="none" w:sz="0" w:space="0" w:color="auto"/>
                <w:bottom w:val="none" w:sz="0" w:space="0" w:color="auto"/>
                <w:right w:val="none" w:sz="0" w:space="0" w:color="auto"/>
              </w:divBdr>
            </w:div>
            <w:div w:id="1713773177">
              <w:marLeft w:val="0"/>
              <w:marRight w:val="0"/>
              <w:marTop w:val="0"/>
              <w:marBottom w:val="0"/>
              <w:divBdr>
                <w:top w:val="none" w:sz="0" w:space="0" w:color="auto"/>
                <w:left w:val="none" w:sz="0" w:space="0" w:color="auto"/>
                <w:bottom w:val="none" w:sz="0" w:space="0" w:color="auto"/>
                <w:right w:val="none" w:sz="0" w:space="0" w:color="auto"/>
              </w:divBdr>
            </w:div>
            <w:div w:id="896821721">
              <w:marLeft w:val="0"/>
              <w:marRight w:val="0"/>
              <w:marTop w:val="0"/>
              <w:marBottom w:val="0"/>
              <w:divBdr>
                <w:top w:val="none" w:sz="0" w:space="0" w:color="auto"/>
                <w:left w:val="none" w:sz="0" w:space="0" w:color="auto"/>
                <w:bottom w:val="none" w:sz="0" w:space="0" w:color="auto"/>
                <w:right w:val="none" w:sz="0" w:space="0" w:color="auto"/>
              </w:divBdr>
            </w:div>
            <w:div w:id="1320622547">
              <w:marLeft w:val="0"/>
              <w:marRight w:val="0"/>
              <w:marTop w:val="0"/>
              <w:marBottom w:val="0"/>
              <w:divBdr>
                <w:top w:val="none" w:sz="0" w:space="0" w:color="auto"/>
                <w:left w:val="none" w:sz="0" w:space="0" w:color="auto"/>
                <w:bottom w:val="none" w:sz="0" w:space="0" w:color="auto"/>
                <w:right w:val="none" w:sz="0" w:space="0" w:color="auto"/>
              </w:divBdr>
            </w:div>
            <w:div w:id="1204560091">
              <w:marLeft w:val="0"/>
              <w:marRight w:val="0"/>
              <w:marTop w:val="0"/>
              <w:marBottom w:val="0"/>
              <w:divBdr>
                <w:top w:val="none" w:sz="0" w:space="0" w:color="auto"/>
                <w:left w:val="none" w:sz="0" w:space="0" w:color="auto"/>
                <w:bottom w:val="none" w:sz="0" w:space="0" w:color="auto"/>
                <w:right w:val="none" w:sz="0" w:space="0" w:color="auto"/>
              </w:divBdr>
            </w:div>
            <w:div w:id="1935354300">
              <w:marLeft w:val="0"/>
              <w:marRight w:val="0"/>
              <w:marTop w:val="0"/>
              <w:marBottom w:val="0"/>
              <w:divBdr>
                <w:top w:val="none" w:sz="0" w:space="0" w:color="auto"/>
                <w:left w:val="none" w:sz="0" w:space="0" w:color="auto"/>
                <w:bottom w:val="none" w:sz="0" w:space="0" w:color="auto"/>
                <w:right w:val="none" w:sz="0" w:space="0" w:color="auto"/>
              </w:divBdr>
            </w:div>
            <w:div w:id="920867795">
              <w:marLeft w:val="0"/>
              <w:marRight w:val="0"/>
              <w:marTop w:val="0"/>
              <w:marBottom w:val="0"/>
              <w:divBdr>
                <w:top w:val="none" w:sz="0" w:space="0" w:color="auto"/>
                <w:left w:val="none" w:sz="0" w:space="0" w:color="auto"/>
                <w:bottom w:val="none" w:sz="0" w:space="0" w:color="auto"/>
                <w:right w:val="none" w:sz="0" w:space="0" w:color="auto"/>
              </w:divBdr>
            </w:div>
            <w:div w:id="1862930815">
              <w:marLeft w:val="0"/>
              <w:marRight w:val="0"/>
              <w:marTop w:val="0"/>
              <w:marBottom w:val="0"/>
              <w:divBdr>
                <w:top w:val="none" w:sz="0" w:space="0" w:color="auto"/>
                <w:left w:val="none" w:sz="0" w:space="0" w:color="auto"/>
                <w:bottom w:val="none" w:sz="0" w:space="0" w:color="auto"/>
                <w:right w:val="none" w:sz="0" w:space="0" w:color="auto"/>
              </w:divBdr>
            </w:div>
            <w:div w:id="1248031389">
              <w:marLeft w:val="0"/>
              <w:marRight w:val="0"/>
              <w:marTop w:val="0"/>
              <w:marBottom w:val="0"/>
              <w:divBdr>
                <w:top w:val="none" w:sz="0" w:space="0" w:color="auto"/>
                <w:left w:val="none" w:sz="0" w:space="0" w:color="auto"/>
                <w:bottom w:val="none" w:sz="0" w:space="0" w:color="auto"/>
                <w:right w:val="none" w:sz="0" w:space="0" w:color="auto"/>
              </w:divBdr>
            </w:div>
            <w:div w:id="392126164">
              <w:marLeft w:val="0"/>
              <w:marRight w:val="0"/>
              <w:marTop w:val="0"/>
              <w:marBottom w:val="0"/>
              <w:divBdr>
                <w:top w:val="none" w:sz="0" w:space="0" w:color="auto"/>
                <w:left w:val="none" w:sz="0" w:space="0" w:color="auto"/>
                <w:bottom w:val="none" w:sz="0" w:space="0" w:color="auto"/>
                <w:right w:val="none" w:sz="0" w:space="0" w:color="auto"/>
              </w:divBdr>
            </w:div>
            <w:div w:id="83192288">
              <w:marLeft w:val="0"/>
              <w:marRight w:val="0"/>
              <w:marTop w:val="0"/>
              <w:marBottom w:val="0"/>
              <w:divBdr>
                <w:top w:val="none" w:sz="0" w:space="0" w:color="auto"/>
                <w:left w:val="none" w:sz="0" w:space="0" w:color="auto"/>
                <w:bottom w:val="none" w:sz="0" w:space="0" w:color="auto"/>
                <w:right w:val="none" w:sz="0" w:space="0" w:color="auto"/>
              </w:divBdr>
            </w:div>
            <w:div w:id="1403987746">
              <w:marLeft w:val="0"/>
              <w:marRight w:val="0"/>
              <w:marTop w:val="0"/>
              <w:marBottom w:val="0"/>
              <w:divBdr>
                <w:top w:val="none" w:sz="0" w:space="0" w:color="auto"/>
                <w:left w:val="none" w:sz="0" w:space="0" w:color="auto"/>
                <w:bottom w:val="none" w:sz="0" w:space="0" w:color="auto"/>
                <w:right w:val="none" w:sz="0" w:space="0" w:color="auto"/>
              </w:divBdr>
            </w:div>
            <w:div w:id="1361854356">
              <w:marLeft w:val="0"/>
              <w:marRight w:val="0"/>
              <w:marTop w:val="0"/>
              <w:marBottom w:val="0"/>
              <w:divBdr>
                <w:top w:val="none" w:sz="0" w:space="0" w:color="auto"/>
                <w:left w:val="none" w:sz="0" w:space="0" w:color="auto"/>
                <w:bottom w:val="none" w:sz="0" w:space="0" w:color="auto"/>
                <w:right w:val="none" w:sz="0" w:space="0" w:color="auto"/>
              </w:divBdr>
            </w:div>
            <w:div w:id="422917617">
              <w:marLeft w:val="0"/>
              <w:marRight w:val="0"/>
              <w:marTop w:val="0"/>
              <w:marBottom w:val="0"/>
              <w:divBdr>
                <w:top w:val="none" w:sz="0" w:space="0" w:color="auto"/>
                <w:left w:val="none" w:sz="0" w:space="0" w:color="auto"/>
                <w:bottom w:val="none" w:sz="0" w:space="0" w:color="auto"/>
                <w:right w:val="none" w:sz="0" w:space="0" w:color="auto"/>
              </w:divBdr>
            </w:div>
            <w:div w:id="1686861918">
              <w:marLeft w:val="0"/>
              <w:marRight w:val="0"/>
              <w:marTop w:val="0"/>
              <w:marBottom w:val="0"/>
              <w:divBdr>
                <w:top w:val="none" w:sz="0" w:space="0" w:color="auto"/>
                <w:left w:val="none" w:sz="0" w:space="0" w:color="auto"/>
                <w:bottom w:val="none" w:sz="0" w:space="0" w:color="auto"/>
                <w:right w:val="none" w:sz="0" w:space="0" w:color="auto"/>
              </w:divBdr>
            </w:div>
            <w:div w:id="1197306884">
              <w:marLeft w:val="0"/>
              <w:marRight w:val="0"/>
              <w:marTop w:val="0"/>
              <w:marBottom w:val="0"/>
              <w:divBdr>
                <w:top w:val="none" w:sz="0" w:space="0" w:color="auto"/>
                <w:left w:val="none" w:sz="0" w:space="0" w:color="auto"/>
                <w:bottom w:val="none" w:sz="0" w:space="0" w:color="auto"/>
                <w:right w:val="none" w:sz="0" w:space="0" w:color="auto"/>
              </w:divBdr>
            </w:div>
            <w:div w:id="1548176766">
              <w:marLeft w:val="0"/>
              <w:marRight w:val="0"/>
              <w:marTop w:val="0"/>
              <w:marBottom w:val="0"/>
              <w:divBdr>
                <w:top w:val="none" w:sz="0" w:space="0" w:color="auto"/>
                <w:left w:val="none" w:sz="0" w:space="0" w:color="auto"/>
                <w:bottom w:val="none" w:sz="0" w:space="0" w:color="auto"/>
                <w:right w:val="none" w:sz="0" w:space="0" w:color="auto"/>
              </w:divBdr>
            </w:div>
            <w:div w:id="1891841102">
              <w:marLeft w:val="0"/>
              <w:marRight w:val="0"/>
              <w:marTop w:val="0"/>
              <w:marBottom w:val="0"/>
              <w:divBdr>
                <w:top w:val="none" w:sz="0" w:space="0" w:color="auto"/>
                <w:left w:val="none" w:sz="0" w:space="0" w:color="auto"/>
                <w:bottom w:val="none" w:sz="0" w:space="0" w:color="auto"/>
                <w:right w:val="none" w:sz="0" w:space="0" w:color="auto"/>
              </w:divBdr>
            </w:div>
            <w:div w:id="762603519">
              <w:marLeft w:val="0"/>
              <w:marRight w:val="0"/>
              <w:marTop w:val="0"/>
              <w:marBottom w:val="0"/>
              <w:divBdr>
                <w:top w:val="none" w:sz="0" w:space="0" w:color="auto"/>
                <w:left w:val="none" w:sz="0" w:space="0" w:color="auto"/>
                <w:bottom w:val="none" w:sz="0" w:space="0" w:color="auto"/>
                <w:right w:val="none" w:sz="0" w:space="0" w:color="auto"/>
              </w:divBdr>
            </w:div>
            <w:div w:id="1294553668">
              <w:marLeft w:val="0"/>
              <w:marRight w:val="0"/>
              <w:marTop w:val="0"/>
              <w:marBottom w:val="0"/>
              <w:divBdr>
                <w:top w:val="none" w:sz="0" w:space="0" w:color="auto"/>
                <w:left w:val="none" w:sz="0" w:space="0" w:color="auto"/>
                <w:bottom w:val="none" w:sz="0" w:space="0" w:color="auto"/>
                <w:right w:val="none" w:sz="0" w:space="0" w:color="auto"/>
              </w:divBdr>
            </w:div>
            <w:div w:id="33372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6613">
      <w:bodyDiv w:val="1"/>
      <w:marLeft w:val="0"/>
      <w:marRight w:val="0"/>
      <w:marTop w:val="0"/>
      <w:marBottom w:val="0"/>
      <w:divBdr>
        <w:top w:val="none" w:sz="0" w:space="0" w:color="auto"/>
        <w:left w:val="none" w:sz="0" w:space="0" w:color="auto"/>
        <w:bottom w:val="none" w:sz="0" w:space="0" w:color="auto"/>
        <w:right w:val="none" w:sz="0" w:space="0" w:color="auto"/>
      </w:divBdr>
    </w:div>
    <w:div w:id="1678001019">
      <w:bodyDiv w:val="1"/>
      <w:marLeft w:val="0"/>
      <w:marRight w:val="0"/>
      <w:marTop w:val="0"/>
      <w:marBottom w:val="0"/>
      <w:divBdr>
        <w:top w:val="none" w:sz="0" w:space="0" w:color="auto"/>
        <w:left w:val="none" w:sz="0" w:space="0" w:color="auto"/>
        <w:bottom w:val="none" w:sz="0" w:space="0" w:color="auto"/>
        <w:right w:val="none" w:sz="0" w:space="0" w:color="auto"/>
      </w:divBdr>
    </w:div>
    <w:div w:id="1722171540">
      <w:bodyDiv w:val="1"/>
      <w:marLeft w:val="0"/>
      <w:marRight w:val="0"/>
      <w:marTop w:val="0"/>
      <w:marBottom w:val="0"/>
      <w:divBdr>
        <w:top w:val="none" w:sz="0" w:space="0" w:color="auto"/>
        <w:left w:val="none" w:sz="0" w:space="0" w:color="auto"/>
        <w:bottom w:val="none" w:sz="0" w:space="0" w:color="auto"/>
        <w:right w:val="none" w:sz="0" w:space="0" w:color="auto"/>
      </w:divBdr>
    </w:div>
    <w:div w:id="2093158197">
      <w:bodyDiv w:val="1"/>
      <w:marLeft w:val="0"/>
      <w:marRight w:val="0"/>
      <w:marTop w:val="0"/>
      <w:marBottom w:val="0"/>
      <w:divBdr>
        <w:top w:val="none" w:sz="0" w:space="0" w:color="auto"/>
        <w:left w:val="none" w:sz="0" w:space="0" w:color="auto"/>
        <w:bottom w:val="none" w:sz="0" w:space="0" w:color="auto"/>
        <w:right w:val="none" w:sz="0" w:space="0" w:color="auto"/>
      </w:divBdr>
    </w:div>
    <w:div w:id="212265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Excel_Macro-Enabled_Worksheet1.xlsm"/><Relationship Id="rId42" Type="http://schemas.openxmlformats.org/officeDocument/2006/relationships/image" Target="media/image19.svg"/><Relationship Id="rId47" Type="http://schemas.openxmlformats.org/officeDocument/2006/relationships/hyperlink" Target="https://doi.org/10.1002/0471250953.BI0411S48" TargetMode="External"/><Relationship Id="rId63" Type="http://schemas.openxmlformats.org/officeDocument/2006/relationships/hyperlink" Target="https://doi.org/10.1371/JOURNAL.PCBI.1005944" TargetMode="External"/><Relationship Id="rId68" Type="http://schemas.openxmlformats.org/officeDocument/2006/relationships/hyperlink" Target="https://doi.org/10.1126/SCIENCE.274.5288.765" TargetMode="External"/><Relationship Id="rId84" Type="http://schemas.microsoft.com/office/2011/relationships/people" Target="people.xml"/><Relationship Id="rId16" Type="http://schemas.openxmlformats.org/officeDocument/2006/relationships/image" Target="media/image2.png"/><Relationship Id="rId11" Type="http://schemas.openxmlformats.org/officeDocument/2006/relationships/footer" Target="footer3.xml"/><Relationship Id="rId32" Type="http://schemas.openxmlformats.org/officeDocument/2006/relationships/image" Target="media/image11.emf"/><Relationship Id="rId37" Type="http://schemas.openxmlformats.org/officeDocument/2006/relationships/image" Target="media/image14.png"/><Relationship Id="rId53" Type="http://schemas.openxmlformats.org/officeDocument/2006/relationships/hyperlink" Target="https://doi.org/10.1101/2021.01.14.426684" TargetMode="External"/><Relationship Id="rId58" Type="http://schemas.openxmlformats.org/officeDocument/2006/relationships/hyperlink" Target="https://doi.org/10.7717/PEERJ.7211" TargetMode="External"/><Relationship Id="rId74" Type="http://schemas.openxmlformats.org/officeDocument/2006/relationships/hyperlink" Target="https://doi.org/10.1093/NAR/GKI458" TargetMode="External"/><Relationship Id="rId79" Type="http://schemas.openxmlformats.org/officeDocument/2006/relationships/hyperlink" Target="https://doi.org/10.1111/PBI.13637" TargetMode="External"/><Relationship Id="rId5" Type="http://schemas.openxmlformats.org/officeDocument/2006/relationships/webSettings" Target="webSettings.xml"/><Relationship Id="rId19" Type="http://schemas.openxmlformats.org/officeDocument/2006/relationships/package" Target="embeddings/Microsoft_Excel_Macro-Enabled_Worksheet.xlsm"/><Relationship Id="rId14" Type="http://schemas.microsoft.com/office/2016/09/relationships/commentsIds" Target="commentsIds.xml"/><Relationship Id="rId22" Type="http://schemas.openxmlformats.org/officeDocument/2006/relationships/image" Target="media/image6.emf"/><Relationship Id="rId27" Type="http://schemas.openxmlformats.org/officeDocument/2006/relationships/package" Target="embeddings/Microsoft_Excel_Macro-Enabled_Worksheet4.xlsm"/><Relationship Id="rId30" Type="http://schemas.openxmlformats.org/officeDocument/2006/relationships/image" Target="media/image10.emf"/><Relationship Id="rId35" Type="http://schemas.openxmlformats.org/officeDocument/2006/relationships/package" Target="embeddings/Microsoft_Excel_Macro-Enabled_Worksheet8.xlsm"/><Relationship Id="rId43" Type="http://schemas.openxmlformats.org/officeDocument/2006/relationships/image" Target="media/image20.png"/><Relationship Id="rId48" Type="http://schemas.openxmlformats.org/officeDocument/2006/relationships/hyperlink" Target="https://doi.org/10.1093/BIB/BBV099" TargetMode="External"/><Relationship Id="rId56" Type="http://schemas.openxmlformats.org/officeDocument/2006/relationships/hyperlink" Target="https://doi.org/10.1038/nature22971" TargetMode="External"/><Relationship Id="rId64" Type="http://schemas.openxmlformats.org/officeDocument/2006/relationships/hyperlink" Target="https://doi.org/10.1073/PNAS.0707193104/SUPPL_FILE/07193FIG8.JPG" TargetMode="External"/><Relationship Id="rId69" Type="http://schemas.openxmlformats.org/officeDocument/2006/relationships/hyperlink" Target="https://doi.org/10.1371/JOURNAL.PONE.0163962" TargetMode="External"/><Relationship Id="rId77" Type="http://schemas.openxmlformats.org/officeDocument/2006/relationships/hyperlink" Target="https://doi.org/10.1186/1471-2164-11-601" TargetMode="External"/><Relationship Id="rId8" Type="http://schemas.openxmlformats.org/officeDocument/2006/relationships/footer" Target="footer1.xml"/><Relationship Id="rId51" Type="http://schemas.openxmlformats.org/officeDocument/2006/relationships/hyperlink" Target="https://doi.org/10.1186/S13059-015-0713-2" TargetMode="External"/><Relationship Id="rId72" Type="http://schemas.openxmlformats.org/officeDocument/2006/relationships/hyperlink" Target="https://doi.org/10.1093/BIOINFORMATICS/BTV351" TargetMode="External"/><Relationship Id="rId80" Type="http://schemas.openxmlformats.org/officeDocument/2006/relationships/hyperlink" Target="https://doi.org/10.1111/J.1365-313X.2004.02255.X" TargetMode="External"/><Relationship Id="rId85"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emf"/><Relationship Id="rId25" Type="http://schemas.openxmlformats.org/officeDocument/2006/relationships/package" Target="embeddings/Microsoft_Excel_Macro-Enabled_Worksheet3.xlsm"/><Relationship Id="rId33" Type="http://schemas.openxmlformats.org/officeDocument/2006/relationships/package" Target="embeddings/Microsoft_Excel_Macro-Enabled_Worksheet7.xlsm"/><Relationship Id="rId38" Type="http://schemas.openxmlformats.org/officeDocument/2006/relationships/image" Target="media/image15.svg"/><Relationship Id="rId46" Type="http://schemas.openxmlformats.org/officeDocument/2006/relationships/hyperlink" Target="https://doi.org/10.1016/J.PBI.2008.01.002" TargetMode="External"/><Relationship Id="rId59" Type="http://schemas.openxmlformats.org/officeDocument/2006/relationships/hyperlink" Target="https://doi.org/10.1093/JEXBOT/53.369.699" TargetMode="External"/><Relationship Id="rId67" Type="http://schemas.openxmlformats.org/officeDocument/2006/relationships/hyperlink" Target="https://doi.org/10.1038/NBT.1754" TargetMode="External"/><Relationship Id="rId20" Type="http://schemas.openxmlformats.org/officeDocument/2006/relationships/image" Target="media/image5.emf"/><Relationship Id="rId41" Type="http://schemas.openxmlformats.org/officeDocument/2006/relationships/image" Target="media/image18.png"/><Relationship Id="rId54" Type="http://schemas.openxmlformats.org/officeDocument/2006/relationships/hyperlink" Target="https://doi.org/10.1017/S0016672301005158" TargetMode="External"/><Relationship Id="rId62" Type="http://schemas.openxmlformats.org/officeDocument/2006/relationships/hyperlink" Target="https://doi.org/10.1186/2047-217X-1-18" TargetMode="External"/><Relationship Id="rId70" Type="http://schemas.openxmlformats.org/officeDocument/2006/relationships/hyperlink" Target="https://doi.org/10.1002/PRO.3290" TargetMode="External"/><Relationship Id="rId75" Type="http://schemas.openxmlformats.org/officeDocument/2006/relationships/hyperlink" Target="https://doi.org/10.1038/35080529"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package" Target="embeddings/Microsoft_Excel_Macro-Enabled_Worksheet2.xlsm"/><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hyperlink" Target="https://doi.org/10.1007/S00122-019-03405-1" TargetMode="External"/><Relationship Id="rId57" Type="http://schemas.openxmlformats.org/officeDocument/2006/relationships/hyperlink" Target="https://doi.org/10.1186/1471-2105-9-278/TABLES/3" TargetMode="External"/><Relationship Id="rId10" Type="http://schemas.openxmlformats.org/officeDocument/2006/relationships/header" Target="header1.xml"/><Relationship Id="rId31" Type="http://schemas.openxmlformats.org/officeDocument/2006/relationships/package" Target="embeddings/Microsoft_Excel_Macro-Enabled_Worksheet6.xlsm"/><Relationship Id="rId44" Type="http://schemas.openxmlformats.org/officeDocument/2006/relationships/hyperlink" Target="https://doi.org/10.1016/S0022-2836(05)80360-2" TargetMode="External"/><Relationship Id="rId52" Type="http://schemas.openxmlformats.org/officeDocument/2006/relationships/hyperlink" Target="https://doi.org/10.1007/S11103-008-9382-9" TargetMode="External"/><Relationship Id="rId60" Type="http://schemas.openxmlformats.org/officeDocument/2006/relationships/hyperlink" Target="https://doi.org/10.1186/S13059-020-02029-9/TABLES/1" TargetMode="External"/><Relationship Id="rId65" Type="http://schemas.openxmlformats.org/officeDocument/2006/relationships/hyperlink" Target="https://doi.org/10.1007/978-1-60327-159-2_7" TargetMode="External"/><Relationship Id="rId73" Type="http://schemas.openxmlformats.org/officeDocument/2006/relationships/hyperlink" Target="https://doi.org/10.1093/NAR/GKL200" TargetMode="External"/><Relationship Id="rId78" Type="http://schemas.openxmlformats.org/officeDocument/2006/relationships/hyperlink" Target="https://doi.org/10.1016/S1672-0229(04)02028-5" TargetMode="External"/><Relationship Id="rId81" Type="http://schemas.openxmlformats.org/officeDocument/2006/relationships/footer" Target="footer4.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1/relationships/commentsExtended" Target="commentsExtended.xml"/><Relationship Id="rId18" Type="http://schemas.openxmlformats.org/officeDocument/2006/relationships/image" Target="media/image4.emf"/><Relationship Id="rId39" Type="http://schemas.openxmlformats.org/officeDocument/2006/relationships/image" Target="media/image16.png"/><Relationship Id="rId34" Type="http://schemas.openxmlformats.org/officeDocument/2006/relationships/image" Target="media/image12.emf"/><Relationship Id="rId50" Type="http://schemas.openxmlformats.org/officeDocument/2006/relationships/hyperlink" Target="https://doi.org/10.1093/bioinformatics/btt086" TargetMode="External"/><Relationship Id="rId55" Type="http://schemas.openxmlformats.org/officeDocument/2006/relationships/hyperlink" Target="https://doi.org/10.1016/J.PLAPHY.2013.07.004" TargetMode="External"/><Relationship Id="rId76" Type="http://schemas.openxmlformats.org/officeDocument/2006/relationships/hyperlink" Target="https://doi.org/10.1371/JOURNAL.PONE.0224086" TargetMode="External"/><Relationship Id="rId7" Type="http://schemas.openxmlformats.org/officeDocument/2006/relationships/endnotes" Target="endnotes.xml"/><Relationship Id="rId71" Type="http://schemas.openxmlformats.org/officeDocument/2006/relationships/hyperlink" Target="https://doi.org/10.1002/PRO.3290" TargetMode="External"/><Relationship Id="rId2" Type="http://schemas.openxmlformats.org/officeDocument/2006/relationships/numbering" Target="numbering.xml"/><Relationship Id="rId29" Type="http://schemas.openxmlformats.org/officeDocument/2006/relationships/package" Target="embeddings/Microsoft_Excel_Macro-Enabled_Worksheet5.xlsm"/><Relationship Id="rId24" Type="http://schemas.openxmlformats.org/officeDocument/2006/relationships/image" Target="media/image7.emf"/><Relationship Id="rId40" Type="http://schemas.openxmlformats.org/officeDocument/2006/relationships/image" Target="media/image17.svg"/><Relationship Id="rId45" Type="http://schemas.openxmlformats.org/officeDocument/2006/relationships/hyperlink" Target="https://doi.org/10.21105/JOSS.00955" TargetMode="External"/><Relationship Id="rId66" Type="http://schemas.openxmlformats.org/officeDocument/2006/relationships/hyperlink" Target="https://doi.org/10.1093/NAR/GKY1046" TargetMode="External"/><Relationship Id="rId61" Type="http://schemas.openxmlformats.org/officeDocument/2006/relationships/hyperlink" Target="https://doi.org/10.1371/JOURNAL.PGEN.1003790" TargetMode="External"/><Relationship Id="rId82"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FAA8E8108ECF418C84CD1C78C07B73"/>
        <w:category>
          <w:name w:val="General"/>
          <w:gallery w:val="placeholder"/>
        </w:category>
        <w:types>
          <w:type w:val="bbPlcHdr"/>
        </w:types>
        <w:behaviors>
          <w:behavior w:val="content"/>
        </w:behaviors>
        <w:guid w:val="{40175725-3C8F-D844-A07F-410CBF2C689C}"/>
      </w:docPartPr>
      <w:docPartBody>
        <w:p w:rsidR="00D0222A" w:rsidRDefault="00271EE4">
          <w:pPr>
            <w:pStyle w:val="92FAA8E8108ECF418C84CD1C78C07B73"/>
          </w:pPr>
          <w:r w:rsidRPr="00865CAC">
            <w:rPr>
              <w:rStyle w:val="PlaceholderText"/>
            </w:rPr>
            <w:t>Titel der Arbeit</w:t>
          </w:r>
        </w:p>
      </w:docPartBody>
    </w:docPart>
    <w:docPart>
      <w:docPartPr>
        <w:name w:val="81648EE38CA92C44ADC779038618804B"/>
        <w:category>
          <w:name w:val="General"/>
          <w:gallery w:val="placeholder"/>
        </w:category>
        <w:types>
          <w:type w:val="bbPlcHdr"/>
        </w:types>
        <w:behaviors>
          <w:behavior w:val="content"/>
        </w:behaviors>
        <w:guid w:val="{06FDC4CA-3113-F441-B9D2-F24A6DF71377}"/>
      </w:docPartPr>
      <w:docPartBody>
        <w:p w:rsidR="00D0222A" w:rsidRDefault="00271EE4">
          <w:pPr>
            <w:pStyle w:val="81648EE38CA92C44ADC779038618804B"/>
          </w:pPr>
          <w:r w:rsidRPr="00865CAC">
            <w:rPr>
              <w:rStyle w:val="PlaceholderText"/>
            </w:rPr>
            <w:t>Untertitel</w:t>
          </w:r>
        </w:p>
      </w:docPartBody>
    </w:docPart>
    <w:docPart>
      <w:docPartPr>
        <w:name w:val="ADAE467D31987B438E0C743A1CB0FDDE"/>
        <w:category>
          <w:name w:val="General"/>
          <w:gallery w:val="placeholder"/>
        </w:category>
        <w:types>
          <w:type w:val="bbPlcHdr"/>
        </w:types>
        <w:behaviors>
          <w:behavior w:val="content"/>
        </w:behaviors>
        <w:guid w:val="{EF015F2F-C04D-9C42-B38E-CD48A1F96540}"/>
      </w:docPartPr>
      <w:docPartBody>
        <w:p w:rsidR="00D0222A" w:rsidRDefault="00271EE4">
          <w:pPr>
            <w:pStyle w:val="ADAE467D31987B438E0C743A1CB0FDDE"/>
          </w:pPr>
          <w:r>
            <w:rPr>
              <w:rStyle w:val="PlaceholderText"/>
            </w:rPr>
            <w:t>B.Sc./M.Sc.</w:t>
          </w:r>
          <w:r w:rsidRPr="003C1408">
            <w:rPr>
              <w:rStyle w:val="PlaceholderText"/>
            </w:rPr>
            <w:t xml:space="preserve"> ...</w:t>
          </w:r>
        </w:p>
      </w:docPartBody>
    </w:docPart>
    <w:docPart>
      <w:docPartPr>
        <w:name w:val="238B2FD974F6544A974BEC0F7B01623B"/>
        <w:category>
          <w:name w:val="General"/>
          <w:gallery w:val="placeholder"/>
        </w:category>
        <w:types>
          <w:type w:val="bbPlcHdr"/>
        </w:types>
        <w:behaviors>
          <w:behavior w:val="content"/>
        </w:behaviors>
        <w:guid w:val="{D75CFC4F-4D16-2242-934F-BDDB5D01DDD4}"/>
      </w:docPartPr>
      <w:docPartBody>
        <w:p w:rsidR="00D0222A" w:rsidRDefault="00271EE4">
          <w:pPr>
            <w:pStyle w:val="238B2FD974F6544A974BEC0F7B01623B"/>
          </w:pPr>
          <w:r>
            <w:rPr>
              <w:rStyle w:val="PlaceholderText"/>
            </w:rPr>
            <w:t>Fakultät für Muster</w:t>
          </w:r>
        </w:p>
      </w:docPartBody>
    </w:docPart>
    <w:docPart>
      <w:docPartPr>
        <w:name w:val="97C0DE09A169764E93F060D079FC534E"/>
        <w:category>
          <w:name w:val="General"/>
          <w:gallery w:val="placeholder"/>
        </w:category>
        <w:types>
          <w:type w:val="bbPlcHdr"/>
        </w:types>
        <w:behaviors>
          <w:behavior w:val="content"/>
        </w:behaviors>
        <w:guid w:val="{019B3DF2-72E3-4C41-91BC-01C10FBCD898}"/>
      </w:docPartPr>
      <w:docPartBody>
        <w:p w:rsidR="00D0222A" w:rsidRDefault="00271EE4">
          <w:pPr>
            <w:pStyle w:val="97C0DE09A169764E93F060D079FC534E"/>
          </w:pPr>
          <w:r>
            <w:rPr>
              <w:rStyle w:val="PlaceholderText"/>
            </w:rPr>
            <w:t>Univ.-Prof. Dr. Dr. h. c. mult. Max Musterprofessor</w:t>
          </w:r>
        </w:p>
      </w:docPartBody>
    </w:docPart>
    <w:docPart>
      <w:docPartPr>
        <w:name w:val="03940FADEC072B41980C7FF458E43AB2"/>
        <w:category>
          <w:name w:val="General"/>
          <w:gallery w:val="placeholder"/>
        </w:category>
        <w:types>
          <w:type w:val="bbPlcHdr"/>
        </w:types>
        <w:behaviors>
          <w:behavior w:val="content"/>
        </w:behaviors>
        <w:guid w:val="{F6ED8F21-EF7F-5444-8378-D68A6C477BCA}"/>
      </w:docPartPr>
      <w:docPartBody>
        <w:p w:rsidR="00D0222A" w:rsidRDefault="00271EE4">
          <w:pPr>
            <w:pStyle w:val="03940FADEC072B41980C7FF458E43AB2"/>
          </w:pPr>
          <w:r>
            <w:rPr>
              <w:rStyle w:val="PlaceholderText"/>
            </w:rPr>
            <w:t>Lehrstuhl für Musterlehre</w:t>
          </w:r>
        </w:p>
      </w:docPartBody>
    </w:docPart>
    <w:docPart>
      <w:docPartPr>
        <w:name w:val="C58298D6356A214BBA40E71711AA9A52"/>
        <w:category>
          <w:name w:val="General"/>
          <w:gallery w:val="placeholder"/>
        </w:category>
        <w:types>
          <w:type w:val="bbPlcHdr"/>
        </w:types>
        <w:behaviors>
          <w:behavior w:val="content"/>
        </w:behaviors>
        <w:guid w:val="{7FC5BE99-8426-FE41-AB10-7B6AA50EEF59}"/>
      </w:docPartPr>
      <w:docPartBody>
        <w:p w:rsidR="00D0222A" w:rsidRDefault="00271EE4">
          <w:pPr>
            <w:pStyle w:val="C58298D6356A214BBA40E71711AA9A52"/>
          </w:pPr>
          <w:r>
            <w:rPr>
              <w:rStyle w:val="PlaceholderText"/>
            </w:rPr>
            <w:t>Univ.-Prof. Dr. Dr. h. c. mult. Max Musterprofessor</w:t>
          </w:r>
        </w:p>
      </w:docPartBody>
    </w:docPart>
    <w:docPart>
      <w:docPartPr>
        <w:name w:val="AE4430A41E6D0D4F85E7A5D91A602567"/>
        <w:category>
          <w:name w:val="General"/>
          <w:gallery w:val="placeholder"/>
        </w:category>
        <w:types>
          <w:type w:val="bbPlcHdr"/>
        </w:types>
        <w:behaviors>
          <w:behavior w:val="content"/>
        </w:behaviors>
        <w:guid w:val="{5B72BF60-01DC-AC41-B709-02E837ECC93B}"/>
      </w:docPartPr>
      <w:docPartBody>
        <w:p w:rsidR="00D0222A" w:rsidRDefault="00271EE4">
          <w:pPr>
            <w:pStyle w:val="AE4430A41E6D0D4F85E7A5D91A602567"/>
          </w:pPr>
          <w:r>
            <w:rPr>
              <w:rStyle w:val="PlaceholderText"/>
            </w:rPr>
            <w:t>Lehrstuhl für Musterlehre</w:t>
          </w:r>
        </w:p>
      </w:docPartBody>
    </w:docPart>
    <w:docPart>
      <w:docPartPr>
        <w:name w:val="0ADCD89D180FE8498A884A447C6A7752"/>
        <w:category>
          <w:name w:val="General"/>
          <w:gallery w:val="placeholder"/>
        </w:category>
        <w:types>
          <w:type w:val="bbPlcHdr"/>
        </w:types>
        <w:behaviors>
          <w:behavior w:val="content"/>
        </w:behaviors>
        <w:guid w:val="{23E8C756-02CC-0D42-9151-8BD55F4DD5EF}"/>
      </w:docPartPr>
      <w:docPartBody>
        <w:p w:rsidR="00D0222A" w:rsidRDefault="00271EE4">
          <w:pPr>
            <w:pStyle w:val="0ADCD89D180FE8498A884A447C6A7752"/>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9274253D1A2A3F428DAFE813ACAC7435"/>
        <w:category>
          <w:name w:val="General"/>
          <w:gallery w:val="placeholder"/>
        </w:category>
        <w:types>
          <w:type w:val="bbPlcHdr"/>
        </w:types>
        <w:behaviors>
          <w:behavior w:val="content"/>
        </w:behaviors>
        <w:guid w:val="{519F9DA3-48E2-AF4E-BF14-D7BD39F58E0D}"/>
      </w:docPartPr>
      <w:docPartBody>
        <w:p w:rsidR="00D0222A" w:rsidRDefault="00271EE4">
          <w:pPr>
            <w:pStyle w:val="9274253D1A2A3F428DAFE813ACAC7435"/>
          </w:pPr>
          <w:r>
            <w:rPr>
              <w:rStyle w:val="PlaceholderText"/>
            </w:rPr>
            <w:t>Ort</w:t>
          </w:r>
        </w:p>
      </w:docPartBody>
    </w:docPart>
    <w:docPart>
      <w:docPartPr>
        <w:name w:val="8DFA27FAFDE4404B84D524A9F15A54A8"/>
        <w:category>
          <w:name w:val="General"/>
          <w:gallery w:val="placeholder"/>
        </w:category>
        <w:types>
          <w:type w:val="bbPlcHdr"/>
        </w:types>
        <w:behaviors>
          <w:behavior w:val="content"/>
        </w:behaviors>
        <w:guid w:val="{B7A67FF6-3668-4F4F-9FB3-66E20B84D1E9}"/>
      </w:docPartPr>
      <w:docPartBody>
        <w:p w:rsidR="00D0222A" w:rsidRDefault="00271EE4">
          <w:pPr>
            <w:pStyle w:val="8DFA27FAFDE4404B84D524A9F15A54A8"/>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EE4"/>
    <w:rsid w:val="000E6701"/>
    <w:rsid w:val="0013362A"/>
    <w:rsid w:val="00271EE4"/>
    <w:rsid w:val="00532ECB"/>
    <w:rsid w:val="00660016"/>
    <w:rsid w:val="007636CE"/>
    <w:rsid w:val="00985BDB"/>
    <w:rsid w:val="00AB076D"/>
    <w:rsid w:val="00D0222A"/>
    <w:rsid w:val="00D2371C"/>
    <w:rsid w:val="00D46EA5"/>
    <w:rsid w:val="00D6038A"/>
    <w:rsid w:val="00E349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2FAA8E8108ECF418C84CD1C78C07B73">
    <w:name w:val="92FAA8E8108ECF418C84CD1C78C07B73"/>
  </w:style>
  <w:style w:type="paragraph" w:customStyle="1" w:styleId="81648EE38CA92C44ADC779038618804B">
    <w:name w:val="81648EE38CA92C44ADC779038618804B"/>
  </w:style>
  <w:style w:type="paragraph" w:customStyle="1" w:styleId="ADAE467D31987B438E0C743A1CB0FDDE">
    <w:name w:val="ADAE467D31987B438E0C743A1CB0FDDE"/>
  </w:style>
  <w:style w:type="paragraph" w:customStyle="1" w:styleId="238B2FD974F6544A974BEC0F7B01623B">
    <w:name w:val="238B2FD974F6544A974BEC0F7B01623B"/>
  </w:style>
  <w:style w:type="paragraph" w:customStyle="1" w:styleId="97C0DE09A169764E93F060D079FC534E">
    <w:name w:val="97C0DE09A169764E93F060D079FC534E"/>
  </w:style>
  <w:style w:type="paragraph" w:customStyle="1" w:styleId="03940FADEC072B41980C7FF458E43AB2">
    <w:name w:val="03940FADEC072B41980C7FF458E43AB2"/>
  </w:style>
  <w:style w:type="paragraph" w:customStyle="1" w:styleId="C58298D6356A214BBA40E71711AA9A52">
    <w:name w:val="C58298D6356A214BBA40E71711AA9A52"/>
  </w:style>
  <w:style w:type="paragraph" w:customStyle="1" w:styleId="AE4430A41E6D0D4F85E7A5D91A602567">
    <w:name w:val="AE4430A41E6D0D4F85E7A5D91A602567"/>
  </w:style>
  <w:style w:type="paragraph" w:customStyle="1" w:styleId="0ADCD89D180FE8498A884A447C6A7752">
    <w:name w:val="0ADCD89D180FE8498A884A447C6A7752"/>
  </w:style>
  <w:style w:type="paragraph" w:customStyle="1" w:styleId="9274253D1A2A3F428DAFE813ACAC7435">
    <w:name w:val="9274253D1A2A3F428DAFE813ACAC7435"/>
  </w:style>
  <w:style w:type="paragraph" w:customStyle="1" w:styleId="8DFA27FAFDE4404B84D524A9F15A54A8">
    <w:name w:val="8DFA27FAFDE4404B84D524A9F15A54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57DA78-AAA1-4251-AFB7-70362BADE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18645</Words>
  <Characters>106280</Characters>
  <Application>Microsoft Office Word</Application>
  <DocSecurity>0</DocSecurity>
  <Lines>885</Lines>
  <Paragraphs>249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124676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ge59muf</dc:creator>
  <dc:description>Rechteinhaber: Technische Universität München, https://www.tum.de_x000d_
Gestaltung: ediundsepp Gestaltungsgesellschaft, München, http://www.ediundsepp.de_x000d_
Technische Umsetzung: eWorks GmbH, Frankfurt am Main, http://www.eworks.de</dc:description>
  <cp:lastModifiedBy>ge59muf</cp:lastModifiedBy>
  <cp:revision>2</cp:revision>
  <cp:lastPrinted>2022-04-08T10:16:00Z</cp:lastPrinted>
  <dcterms:created xsi:type="dcterms:W3CDTF">2022-04-08T13:45:00Z</dcterms:created>
  <dcterms:modified xsi:type="dcterms:W3CDTF">2022-04-08T13:45:00Z</dcterms:modified>
</cp:coreProperties>
</file>